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592D55" w14:textId="32609A60" w:rsidR="007D25F9" w:rsidRDefault="007C4F97" w:rsidP="00733065">
      <w:pPr>
        <w:widowControl w:val="0"/>
        <w:pBdr>
          <w:top w:val="nil"/>
          <w:left w:val="nil"/>
          <w:bottom w:val="nil"/>
          <w:right w:val="nil"/>
          <w:between w:val="nil"/>
        </w:pBdr>
        <w:spacing w:before="292" w:line="240" w:lineRule="auto"/>
        <w:jc w:val="center"/>
        <w:rPr>
          <w:rFonts w:ascii="Calibri" w:eastAsia="Calibri" w:hAnsi="Calibri" w:cs="Calibri"/>
          <w:b/>
          <w:color w:val="045082"/>
          <w:sz w:val="72"/>
          <w:szCs w:val="72"/>
        </w:rPr>
      </w:pPr>
      <w:r>
        <w:rPr>
          <w:rFonts w:ascii="Calibri" w:eastAsia="Calibri" w:hAnsi="Calibri" w:cs="Calibri"/>
          <w:b/>
          <w:color w:val="045082"/>
          <w:sz w:val="72"/>
          <w:szCs w:val="72"/>
        </w:rPr>
        <w:t>AlphaTims</w:t>
      </w:r>
      <w:r w:rsidR="0050396F">
        <w:rPr>
          <w:rFonts w:ascii="Calibri" w:eastAsia="Calibri" w:hAnsi="Calibri" w:cs="Calibri"/>
          <w:b/>
          <w:color w:val="045082"/>
          <w:sz w:val="72"/>
          <w:szCs w:val="72"/>
        </w:rPr>
        <w:t xml:space="preserve"> </w:t>
      </w:r>
      <w:r w:rsidR="00F26886">
        <w:rPr>
          <w:rFonts w:ascii="Calibri" w:eastAsia="Calibri" w:hAnsi="Calibri" w:cs="Calibri"/>
          <w:b/>
          <w:color w:val="045082"/>
          <w:sz w:val="72"/>
          <w:szCs w:val="72"/>
        </w:rPr>
        <w:t>t</w:t>
      </w:r>
      <w:r w:rsidR="0050396F">
        <w:rPr>
          <w:rFonts w:ascii="Calibri" w:eastAsia="Calibri" w:hAnsi="Calibri" w:cs="Calibri"/>
          <w:b/>
          <w:color w:val="045082"/>
          <w:sz w:val="72"/>
          <w:szCs w:val="72"/>
        </w:rPr>
        <w:t>utorial</w:t>
      </w:r>
    </w:p>
    <w:p w14:paraId="2C2D0141" w14:textId="3F67032E" w:rsidR="007D25F9" w:rsidRDefault="008C40A7" w:rsidP="00733065">
      <w:pPr>
        <w:widowControl w:val="0"/>
        <w:pBdr>
          <w:top w:val="nil"/>
          <w:left w:val="nil"/>
          <w:bottom w:val="nil"/>
          <w:right w:val="nil"/>
          <w:between w:val="nil"/>
        </w:pBdr>
        <w:spacing w:before="292" w:line="240" w:lineRule="auto"/>
        <w:ind w:left="20"/>
        <w:rPr>
          <w:rFonts w:ascii="Calibri" w:eastAsia="Calibri" w:hAnsi="Calibri" w:cs="Calibri"/>
          <w:color w:val="045082"/>
          <w:sz w:val="24"/>
          <w:szCs w:val="24"/>
        </w:rPr>
      </w:pPr>
      <w:r>
        <w:rPr>
          <w:noProof/>
        </w:rPr>
        <w:pict w14:anchorId="52938325">
          <v:rect id="_x0000_i1025" alt="" style="width:450.3pt;height:.05pt;mso-width-percent:0;mso-height-percent:0;mso-width-percent:0;mso-height-percent:0" o:hralign="center" o:hrstd="t" o:hr="t" fillcolor="#a0a0a0" stroked="f"/>
        </w:pict>
      </w:r>
    </w:p>
    <w:p w14:paraId="5595D941" w14:textId="035F8010" w:rsidR="007D25F9" w:rsidRDefault="00E729C4" w:rsidP="00733065">
      <w:pPr>
        <w:widowControl w:val="0"/>
        <w:pBdr>
          <w:top w:val="nil"/>
          <w:left w:val="nil"/>
          <w:bottom w:val="nil"/>
          <w:right w:val="nil"/>
          <w:between w:val="nil"/>
        </w:pBdr>
        <w:spacing w:before="292" w:line="240" w:lineRule="auto"/>
        <w:ind w:left="20"/>
        <w:rPr>
          <w:rFonts w:ascii="Calibri" w:eastAsia="Calibri" w:hAnsi="Calibri" w:cs="Calibri"/>
          <w:color w:val="000000"/>
          <w:sz w:val="24"/>
          <w:szCs w:val="24"/>
        </w:rPr>
      </w:pPr>
      <w:r>
        <w:rPr>
          <w:rFonts w:ascii="Calibri" w:eastAsia="Calibri" w:hAnsi="Calibri" w:cs="Calibri"/>
          <w:color w:val="000000"/>
          <w:sz w:val="24"/>
          <w:szCs w:val="24"/>
        </w:rPr>
        <w:t xml:space="preserve"> </w:t>
      </w:r>
      <w:commentRangeStart w:id="0"/>
      <w:r w:rsidR="0050396F">
        <w:rPr>
          <w:rFonts w:ascii="Calibri" w:eastAsia="Calibri" w:hAnsi="Calibri" w:cs="Calibri"/>
          <w:color w:val="000000"/>
          <w:sz w:val="24"/>
          <w:szCs w:val="24"/>
        </w:rPr>
        <w:t>Developed by: Eugenia Voytik</w:t>
      </w:r>
      <w:r w:rsidR="00BB1F33">
        <w:rPr>
          <w:rFonts w:ascii="Calibri" w:eastAsia="Calibri" w:hAnsi="Calibri" w:cs="Calibri"/>
          <w:color w:val="000000"/>
          <w:sz w:val="24"/>
          <w:szCs w:val="24"/>
        </w:rPr>
        <w:t xml:space="preserve"> and Sander Willems</w:t>
      </w:r>
      <w:r w:rsidR="007C4F97">
        <w:rPr>
          <w:rFonts w:ascii="Calibri" w:eastAsia="Calibri" w:hAnsi="Calibri" w:cs="Calibri"/>
          <w:color w:val="000000"/>
          <w:sz w:val="24"/>
          <w:szCs w:val="24"/>
        </w:rPr>
        <w:t>.</w:t>
      </w:r>
      <w:commentRangeEnd w:id="0"/>
      <w:r w:rsidR="0046303E">
        <w:rPr>
          <w:rStyle w:val="CommentReference"/>
        </w:rPr>
        <w:commentReference w:id="0"/>
      </w:r>
    </w:p>
    <w:p w14:paraId="70BC66C1" w14:textId="4E862AEF" w:rsidR="007D25F9" w:rsidRDefault="00E729C4" w:rsidP="00733065">
      <w:pPr>
        <w:widowControl w:val="0"/>
        <w:pBdr>
          <w:top w:val="nil"/>
          <w:left w:val="nil"/>
          <w:bottom w:val="nil"/>
          <w:right w:val="nil"/>
          <w:between w:val="nil"/>
        </w:pBdr>
        <w:spacing w:before="216" w:line="281" w:lineRule="auto"/>
        <w:ind w:left="8" w:hanging="6"/>
        <w:rPr>
          <w:rFonts w:ascii="Calibri" w:eastAsia="Calibri" w:hAnsi="Calibri" w:cs="Calibri"/>
          <w:color w:val="000000"/>
          <w:sz w:val="24"/>
          <w:szCs w:val="24"/>
        </w:rPr>
      </w:pPr>
      <w:r>
        <w:rPr>
          <w:rFonts w:ascii="Calibri" w:eastAsia="Calibri" w:hAnsi="Calibri" w:cs="Calibri"/>
          <w:sz w:val="24"/>
          <w:szCs w:val="24"/>
        </w:rPr>
        <w:t xml:space="preserve"> </w:t>
      </w:r>
      <w:r w:rsidR="0050396F">
        <w:rPr>
          <w:rFonts w:ascii="Calibri" w:eastAsia="Calibri" w:hAnsi="Calibri" w:cs="Calibri"/>
          <w:sz w:val="24"/>
          <w:szCs w:val="24"/>
        </w:rPr>
        <w:t>This step-by-step guide helps you to get started with our software</w:t>
      </w:r>
      <w:r w:rsidR="0050396F">
        <w:rPr>
          <w:rFonts w:ascii="Calibri" w:eastAsia="Calibri" w:hAnsi="Calibri" w:cs="Calibri"/>
          <w:color w:val="000000"/>
          <w:sz w:val="24"/>
          <w:szCs w:val="24"/>
        </w:rPr>
        <w:t xml:space="preserve"> </w:t>
      </w:r>
      <w:r w:rsidR="0050396F">
        <w:rPr>
          <w:rFonts w:ascii="Calibri" w:eastAsia="Calibri" w:hAnsi="Calibri" w:cs="Calibri"/>
          <w:sz w:val="24"/>
          <w:szCs w:val="24"/>
        </w:rPr>
        <w:t>Alpha</w:t>
      </w:r>
      <w:r w:rsidR="007C4F97">
        <w:rPr>
          <w:rFonts w:ascii="Calibri" w:eastAsia="Calibri" w:hAnsi="Calibri" w:cs="Calibri"/>
          <w:sz w:val="24"/>
          <w:szCs w:val="24"/>
        </w:rPr>
        <w:t>Tims</w:t>
      </w:r>
      <w:r w:rsidR="0050396F">
        <w:rPr>
          <w:rFonts w:ascii="Calibri" w:eastAsia="Calibri" w:hAnsi="Calibri" w:cs="Calibri"/>
          <w:color w:val="000000"/>
          <w:sz w:val="24"/>
          <w:szCs w:val="24"/>
        </w:rPr>
        <w:t>.</w:t>
      </w:r>
    </w:p>
    <w:p w14:paraId="06BEF9A5" w14:textId="0D48931B" w:rsidR="007D25F9" w:rsidRDefault="008C40A7" w:rsidP="00733065">
      <w:pPr>
        <w:widowControl w:val="0"/>
        <w:spacing w:before="292" w:line="240" w:lineRule="auto"/>
        <w:ind w:left="20"/>
        <w:rPr>
          <w:rFonts w:ascii="Calibri" w:eastAsia="Calibri" w:hAnsi="Calibri" w:cs="Calibri"/>
          <w:color w:val="045082"/>
          <w:sz w:val="24"/>
          <w:szCs w:val="24"/>
        </w:rPr>
      </w:pPr>
      <w:r>
        <w:rPr>
          <w:noProof/>
        </w:rPr>
        <w:pict w14:anchorId="6CF76E8D">
          <v:rect id="_x0000_i1026" alt="" style="width:450.3pt;height:.05pt;mso-width-percent:0;mso-height-percent:0;mso-width-percent:0;mso-height-percent:0" o:hralign="center" o:hrstd="t" o:hr="t" fillcolor="#a0a0a0" stroked="f"/>
        </w:pict>
      </w:r>
    </w:p>
    <w:p w14:paraId="24003051" w14:textId="32F7341E" w:rsidR="007C4F97" w:rsidRDefault="007C4F97" w:rsidP="002D6B3F">
      <w:pPr>
        <w:widowControl w:val="0"/>
        <w:spacing w:before="292" w:line="240" w:lineRule="auto"/>
        <w:rPr>
          <w:rFonts w:ascii="Calibri" w:eastAsia="Calibri" w:hAnsi="Calibri" w:cs="Calibri"/>
          <w:color w:val="045082"/>
          <w:sz w:val="24"/>
          <w:szCs w:val="24"/>
        </w:rPr>
      </w:pPr>
    </w:p>
    <w:sdt>
      <w:sdtPr>
        <w:rPr>
          <w:rFonts w:ascii="Arial" w:eastAsia="Arial" w:hAnsi="Arial" w:cs="Arial"/>
          <w:b w:val="0"/>
          <w:bCs w:val="0"/>
          <w:color w:val="auto"/>
          <w:sz w:val="22"/>
          <w:szCs w:val="22"/>
        </w:rPr>
        <w:id w:val="981659190"/>
        <w:docPartObj>
          <w:docPartGallery w:val="Table of Contents"/>
          <w:docPartUnique/>
        </w:docPartObj>
      </w:sdtPr>
      <w:sdtEndPr>
        <w:rPr>
          <w:noProof/>
        </w:rPr>
      </w:sdtEndPr>
      <w:sdtContent>
        <w:p w14:paraId="47D98835" w14:textId="2A96ADBC" w:rsidR="004C0525" w:rsidRPr="007C4F97" w:rsidRDefault="004C0525" w:rsidP="00733065">
          <w:pPr>
            <w:pStyle w:val="TOCHeading"/>
            <w:rPr>
              <w:rFonts w:ascii="Calibri" w:eastAsia="Calibri" w:hAnsi="Calibri" w:cs="Calibri"/>
              <w:bCs w:val="0"/>
              <w:color w:val="045082"/>
              <w:sz w:val="40"/>
              <w:szCs w:val="40"/>
            </w:rPr>
          </w:pPr>
          <w:r w:rsidRPr="007C4F97">
            <w:rPr>
              <w:rFonts w:ascii="Calibri" w:eastAsia="Calibri" w:hAnsi="Calibri" w:cs="Calibri"/>
              <w:bCs w:val="0"/>
              <w:color w:val="045082"/>
              <w:sz w:val="40"/>
              <w:szCs w:val="40"/>
            </w:rPr>
            <w:t xml:space="preserve">Table of </w:t>
          </w:r>
          <w:r w:rsidR="00F26886">
            <w:rPr>
              <w:rFonts w:ascii="Calibri" w:eastAsia="Calibri" w:hAnsi="Calibri" w:cs="Calibri"/>
              <w:bCs w:val="0"/>
              <w:color w:val="045082"/>
              <w:sz w:val="40"/>
              <w:szCs w:val="40"/>
            </w:rPr>
            <w:t>c</w:t>
          </w:r>
          <w:r w:rsidRPr="007C4F97">
            <w:rPr>
              <w:rFonts w:ascii="Calibri" w:eastAsia="Calibri" w:hAnsi="Calibri" w:cs="Calibri"/>
              <w:bCs w:val="0"/>
              <w:color w:val="045082"/>
              <w:sz w:val="40"/>
              <w:szCs w:val="40"/>
            </w:rPr>
            <w:t>ontents</w:t>
          </w:r>
        </w:p>
        <w:p w14:paraId="35820273" w14:textId="6E0DC300" w:rsidR="00505271" w:rsidRPr="007C4F97" w:rsidRDefault="00505271" w:rsidP="00733065">
          <w:pPr>
            <w:rPr>
              <w:b/>
            </w:rPr>
          </w:pPr>
          <w:r w:rsidRPr="007C4F97">
            <w:rPr>
              <w:rFonts w:ascii="Calibri" w:eastAsia="Calibri" w:hAnsi="Calibri" w:cs="Calibri"/>
              <w:b/>
              <w:noProof/>
              <w:sz w:val="24"/>
              <w:szCs w:val="24"/>
            </w:rPr>
            <mc:AlternateContent>
              <mc:Choice Requires="wpg">
                <w:drawing>
                  <wp:anchor distT="0" distB="0" distL="114300" distR="114300" simplePos="0" relativeHeight="251660288" behindDoc="0" locked="0" layoutInCell="1" allowOverlap="1" wp14:anchorId="6AC6A3BF" wp14:editId="1A22BEF6">
                    <wp:simplePos x="0" y="0"/>
                    <wp:positionH relativeFrom="column">
                      <wp:posOffset>1733550</wp:posOffset>
                    </wp:positionH>
                    <wp:positionV relativeFrom="paragraph">
                      <wp:posOffset>57785</wp:posOffset>
                    </wp:positionV>
                    <wp:extent cx="2520000" cy="88198"/>
                    <wp:effectExtent l="0" t="19050" r="33020" b="26670"/>
                    <wp:wrapNone/>
                    <wp:docPr id="20" name="Group 20"/>
                    <wp:cNvGraphicFramePr/>
                    <a:graphic xmlns:a="http://schemas.openxmlformats.org/drawingml/2006/main">
                      <a:graphicData uri="http://schemas.microsoft.com/office/word/2010/wordprocessingGroup">
                        <wpg:wgp>
                          <wpg:cNvGrpSpPr/>
                          <wpg:grpSpPr>
                            <a:xfrm>
                              <a:off x="0" y="0"/>
                              <a:ext cx="2520000" cy="88198"/>
                              <a:chOff x="5456928" y="1396178"/>
                              <a:chExt cx="2928300" cy="84523"/>
                            </a:xfrm>
                          </wpg:grpSpPr>
                          <wps:wsp>
                            <wps:cNvPr id="25" name="Straight Arrow Connector 25"/>
                            <wps:cNvCnPr/>
                            <wps:spPr>
                              <a:xfrm>
                                <a:off x="5456928" y="1396178"/>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26" name="Straight Arrow Connector 26"/>
                            <wps:cNvCnPr/>
                            <wps:spPr>
                              <a:xfrm>
                                <a:off x="5456928" y="1480701"/>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A369F37" id="Group 20" o:spid="_x0000_s1026" style="position:absolute;margin-left:136.5pt;margin-top:4.55pt;width:198.45pt;height:6.95pt;z-index:251660288" coordorigin="54569,13961" coordsize="29283,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">
                    <v:shapetype id="_x0000_t32" coordsize="21600,21600" o:spt="32" o:oned="t" path="m,l21600,21600e" filled="f">
                      <v:path arrowok="t" fillok="f" o:connecttype="none"/>
                      <o:lock v:ext="edit" shapetype="t"/>
                    </v:shapetype>
                    <v:shape id="Straight Arrow Connector 25" o:spid="_x0000_s1027" type="#_x0000_t32" style="position:absolute;left:54569;top:13961;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" strokecolor="#045082" strokeweight="3pt"/>
                    <v:shape id="Straight Arrow Connector 26" o:spid="_x0000_s1028" type="#_x0000_t32" style="position:absolute;left:54569;top:14807;width:292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" strokecolor="#045082" strokeweight="3pt"/>
                  </v:group>
                </w:pict>
              </mc:Fallback>
            </mc:AlternateContent>
          </w:r>
        </w:p>
        <w:p w14:paraId="1E8DF74A" w14:textId="7E52F362" w:rsidR="002D6B3F" w:rsidRDefault="004C0525">
          <w:pPr>
            <w:pStyle w:val="TOC1"/>
            <w:rPr>
              <w:rFonts w:eastAsiaTheme="minorEastAsia" w:cstheme="minorBidi"/>
              <w:b w:val="0"/>
              <w:bCs w:val="0"/>
              <w:i w:val="0"/>
              <w:iCs w:val="0"/>
              <w:noProof/>
              <w:sz w:val="22"/>
              <w:szCs w:val="22"/>
            </w:rPr>
          </w:pPr>
          <w:r w:rsidRPr="007C4F97">
            <w:rPr>
              <w:rFonts w:asciiTheme="majorHAnsi" w:hAnsiTheme="majorHAnsi" w:cstheme="majorHAnsi"/>
              <w:i w:val="0"/>
            </w:rPr>
            <w:fldChar w:fldCharType="begin"/>
          </w:r>
          <w:r w:rsidRPr="007C4F97">
            <w:rPr>
              <w:rFonts w:asciiTheme="majorHAnsi" w:hAnsiTheme="majorHAnsi" w:cstheme="majorHAnsi"/>
              <w:i w:val="0"/>
            </w:rPr>
            <w:instrText xml:space="preserve"> TOC \o "1-3" \h \z \u </w:instrText>
          </w:r>
          <w:r w:rsidRPr="007C4F97">
            <w:rPr>
              <w:rFonts w:asciiTheme="majorHAnsi" w:hAnsiTheme="majorHAnsi" w:cstheme="majorHAnsi"/>
              <w:i w:val="0"/>
            </w:rPr>
            <w:fldChar w:fldCharType="separate"/>
          </w:r>
          <w:hyperlink w:anchor="_Toc66208216" w:history="1">
            <w:r w:rsidR="002D6B3F" w:rsidRPr="004F2976">
              <w:rPr>
                <w:rStyle w:val="Hyperlink"/>
                <w:noProof/>
              </w:rPr>
              <w:t>Program Description</w:t>
            </w:r>
            <w:r w:rsidR="002D6B3F">
              <w:rPr>
                <w:noProof/>
                <w:webHidden/>
              </w:rPr>
              <w:tab/>
            </w:r>
            <w:r w:rsidR="002D6B3F">
              <w:rPr>
                <w:noProof/>
                <w:webHidden/>
              </w:rPr>
              <w:fldChar w:fldCharType="begin"/>
            </w:r>
            <w:r w:rsidR="002D6B3F">
              <w:rPr>
                <w:noProof/>
                <w:webHidden/>
              </w:rPr>
              <w:instrText xml:space="preserve"> PAGEREF _Toc66208216 \h </w:instrText>
            </w:r>
            <w:r w:rsidR="002D6B3F">
              <w:rPr>
                <w:noProof/>
                <w:webHidden/>
              </w:rPr>
            </w:r>
            <w:r w:rsidR="002D6B3F">
              <w:rPr>
                <w:noProof/>
                <w:webHidden/>
              </w:rPr>
              <w:fldChar w:fldCharType="separate"/>
            </w:r>
            <w:r w:rsidR="002D6B3F">
              <w:rPr>
                <w:noProof/>
                <w:webHidden/>
              </w:rPr>
              <w:t>- 1 -</w:t>
            </w:r>
            <w:r w:rsidR="002D6B3F">
              <w:rPr>
                <w:noProof/>
                <w:webHidden/>
              </w:rPr>
              <w:fldChar w:fldCharType="end"/>
            </w:r>
          </w:hyperlink>
        </w:p>
        <w:p w14:paraId="475499F7" w14:textId="47DEE40D" w:rsidR="002D6B3F" w:rsidRDefault="008C40A7">
          <w:pPr>
            <w:pStyle w:val="TOC1"/>
            <w:rPr>
              <w:rFonts w:eastAsiaTheme="minorEastAsia" w:cstheme="minorBidi"/>
              <w:b w:val="0"/>
              <w:bCs w:val="0"/>
              <w:i w:val="0"/>
              <w:iCs w:val="0"/>
              <w:noProof/>
              <w:sz w:val="22"/>
              <w:szCs w:val="22"/>
            </w:rPr>
          </w:pPr>
          <w:hyperlink w:anchor="_Toc66208217" w:history="1">
            <w:r w:rsidR="002D6B3F" w:rsidRPr="004F2976">
              <w:rPr>
                <w:rStyle w:val="Hyperlink"/>
                <w:noProof/>
              </w:rPr>
              <w:t>Installation</w:t>
            </w:r>
            <w:r w:rsidR="002D6B3F">
              <w:rPr>
                <w:noProof/>
                <w:webHidden/>
              </w:rPr>
              <w:tab/>
            </w:r>
            <w:r w:rsidR="002D6B3F">
              <w:rPr>
                <w:noProof/>
                <w:webHidden/>
              </w:rPr>
              <w:fldChar w:fldCharType="begin"/>
            </w:r>
            <w:r w:rsidR="002D6B3F">
              <w:rPr>
                <w:noProof/>
                <w:webHidden/>
              </w:rPr>
              <w:instrText xml:space="preserve"> PAGEREF _Toc66208217 \h </w:instrText>
            </w:r>
            <w:r w:rsidR="002D6B3F">
              <w:rPr>
                <w:noProof/>
                <w:webHidden/>
              </w:rPr>
            </w:r>
            <w:r w:rsidR="002D6B3F">
              <w:rPr>
                <w:noProof/>
                <w:webHidden/>
              </w:rPr>
              <w:fldChar w:fldCharType="separate"/>
            </w:r>
            <w:r w:rsidR="002D6B3F">
              <w:rPr>
                <w:noProof/>
                <w:webHidden/>
              </w:rPr>
              <w:t>- 2 -</w:t>
            </w:r>
            <w:r w:rsidR="002D6B3F">
              <w:rPr>
                <w:noProof/>
                <w:webHidden/>
              </w:rPr>
              <w:fldChar w:fldCharType="end"/>
            </w:r>
          </w:hyperlink>
        </w:p>
        <w:p w14:paraId="13A36888" w14:textId="3A2265DB" w:rsidR="002D6B3F" w:rsidRDefault="008C40A7">
          <w:pPr>
            <w:pStyle w:val="TOC2"/>
            <w:rPr>
              <w:rFonts w:eastAsiaTheme="minorEastAsia" w:cstheme="minorBidi"/>
              <w:b w:val="0"/>
              <w:bCs w:val="0"/>
              <w:noProof/>
            </w:rPr>
          </w:pPr>
          <w:hyperlink w:anchor="_Toc66208218" w:history="1">
            <w:r w:rsidR="002D6B3F" w:rsidRPr="004F2976">
              <w:rPr>
                <w:rStyle w:val="Hyperlink"/>
                <w:noProof/>
              </w:rPr>
              <w:t>Windows</w:t>
            </w:r>
            <w:r w:rsidR="002D6B3F">
              <w:rPr>
                <w:noProof/>
                <w:webHidden/>
              </w:rPr>
              <w:tab/>
            </w:r>
            <w:r w:rsidR="002D6B3F">
              <w:rPr>
                <w:noProof/>
                <w:webHidden/>
              </w:rPr>
              <w:fldChar w:fldCharType="begin"/>
            </w:r>
            <w:r w:rsidR="002D6B3F">
              <w:rPr>
                <w:noProof/>
                <w:webHidden/>
              </w:rPr>
              <w:instrText xml:space="preserve"> PAGEREF _Toc66208218 \h </w:instrText>
            </w:r>
            <w:r w:rsidR="002D6B3F">
              <w:rPr>
                <w:noProof/>
                <w:webHidden/>
              </w:rPr>
            </w:r>
            <w:r w:rsidR="002D6B3F">
              <w:rPr>
                <w:noProof/>
                <w:webHidden/>
              </w:rPr>
              <w:fldChar w:fldCharType="separate"/>
            </w:r>
            <w:r w:rsidR="002D6B3F">
              <w:rPr>
                <w:noProof/>
                <w:webHidden/>
              </w:rPr>
              <w:t>- 2 -</w:t>
            </w:r>
            <w:r w:rsidR="002D6B3F">
              <w:rPr>
                <w:noProof/>
                <w:webHidden/>
              </w:rPr>
              <w:fldChar w:fldCharType="end"/>
            </w:r>
          </w:hyperlink>
        </w:p>
        <w:p w14:paraId="7EEDEE09" w14:textId="25F82E9E" w:rsidR="002D6B3F" w:rsidRDefault="008C40A7">
          <w:pPr>
            <w:pStyle w:val="TOC2"/>
            <w:rPr>
              <w:rFonts w:eastAsiaTheme="minorEastAsia" w:cstheme="minorBidi"/>
              <w:b w:val="0"/>
              <w:bCs w:val="0"/>
              <w:noProof/>
            </w:rPr>
          </w:pPr>
          <w:hyperlink w:anchor="_Toc66208219" w:history="1">
            <w:r w:rsidR="002D6B3F" w:rsidRPr="004F2976">
              <w:rPr>
                <w:rStyle w:val="Hyperlink"/>
                <w:noProof/>
              </w:rPr>
              <w:t>MacOS</w:t>
            </w:r>
            <w:r w:rsidR="002D6B3F">
              <w:rPr>
                <w:noProof/>
                <w:webHidden/>
              </w:rPr>
              <w:tab/>
            </w:r>
            <w:r w:rsidR="002D6B3F">
              <w:rPr>
                <w:noProof/>
                <w:webHidden/>
              </w:rPr>
              <w:fldChar w:fldCharType="begin"/>
            </w:r>
            <w:r w:rsidR="002D6B3F">
              <w:rPr>
                <w:noProof/>
                <w:webHidden/>
              </w:rPr>
              <w:instrText xml:space="preserve"> PAGEREF _Toc66208219 \h </w:instrText>
            </w:r>
            <w:r w:rsidR="002D6B3F">
              <w:rPr>
                <w:noProof/>
                <w:webHidden/>
              </w:rPr>
            </w:r>
            <w:r w:rsidR="002D6B3F">
              <w:rPr>
                <w:noProof/>
                <w:webHidden/>
              </w:rPr>
              <w:fldChar w:fldCharType="separate"/>
            </w:r>
            <w:r w:rsidR="002D6B3F">
              <w:rPr>
                <w:noProof/>
                <w:webHidden/>
              </w:rPr>
              <w:t>- 4 -</w:t>
            </w:r>
            <w:r w:rsidR="002D6B3F">
              <w:rPr>
                <w:noProof/>
                <w:webHidden/>
              </w:rPr>
              <w:fldChar w:fldCharType="end"/>
            </w:r>
          </w:hyperlink>
        </w:p>
        <w:p w14:paraId="08D1DE29" w14:textId="3C939D39" w:rsidR="002D6B3F" w:rsidRDefault="008C40A7">
          <w:pPr>
            <w:pStyle w:val="TOC2"/>
            <w:rPr>
              <w:rFonts w:eastAsiaTheme="minorEastAsia" w:cstheme="minorBidi"/>
              <w:b w:val="0"/>
              <w:bCs w:val="0"/>
              <w:noProof/>
            </w:rPr>
          </w:pPr>
          <w:hyperlink w:anchor="_Toc66208220" w:history="1">
            <w:r w:rsidR="002D6B3F" w:rsidRPr="004F2976">
              <w:rPr>
                <w:rStyle w:val="Hyperlink"/>
                <w:noProof/>
              </w:rPr>
              <w:t>Linux</w:t>
            </w:r>
            <w:r w:rsidR="002D6B3F">
              <w:rPr>
                <w:noProof/>
                <w:webHidden/>
              </w:rPr>
              <w:tab/>
            </w:r>
            <w:r w:rsidR="002D6B3F">
              <w:rPr>
                <w:noProof/>
                <w:webHidden/>
              </w:rPr>
              <w:fldChar w:fldCharType="begin"/>
            </w:r>
            <w:r w:rsidR="002D6B3F">
              <w:rPr>
                <w:noProof/>
                <w:webHidden/>
              </w:rPr>
              <w:instrText xml:space="preserve"> PAGEREF _Toc66208220 \h </w:instrText>
            </w:r>
            <w:r w:rsidR="002D6B3F">
              <w:rPr>
                <w:noProof/>
                <w:webHidden/>
              </w:rPr>
            </w:r>
            <w:r w:rsidR="002D6B3F">
              <w:rPr>
                <w:noProof/>
                <w:webHidden/>
              </w:rPr>
              <w:fldChar w:fldCharType="separate"/>
            </w:r>
            <w:r w:rsidR="002D6B3F">
              <w:rPr>
                <w:noProof/>
                <w:webHidden/>
              </w:rPr>
              <w:t>- 5 -</w:t>
            </w:r>
            <w:r w:rsidR="002D6B3F">
              <w:rPr>
                <w:noProof/>
                <w:webHidden/>
              </w:rPr>
              <w:fldChar w:fldCharType="end"/>
            </w:r>
          </w:hyperlink>
        </w:p>
        <w:p w14:paraId="76448D5A" w14:textId="4DE47624" w:rsidR="002D6B3F" w:rsidRDefault="008C40A7">
          <w:pPr>
            <w:pStyle w:val="TOC1"/>
            <w:rPr>
              <w:rFonts w:eastAsiaTheme="minorEastAsia" w:cstheme="minorBidi"/>
              <w:b w:val="0"/>
              <w:bCs w:val="0"/>
              <w:i w:val="0"/>
              <w:iCs w:val="0"/>
              <w:noProof/>
              <w:sz w:val="22"/>
              <w:szCs w:val="22"/>
            </w:rPr>
          </w:pPr>
          <w:hyperlink w:anchor="_Toc66208221" w:history="1">
            <w:r w:rsidR="002D6B3F" w:rsidRPr="004F2976">
              <w:rPr>
                <w:rStyle w:val="Hyperlink"/>
                <w:noProof/>
              </w:rPr>
              <w:t>How to use AlphaTims</w:t>
            </w:r>
            <w:r w:rsidR="002D6B3F">
              <w:rPr>
                <w:noProof/>
                <w:webHidden/>
              </w:rPr>
              <w:tab/>
            </w:r>
            <w:r w:rsidR="002D6B3F">
              <w:rPr>
                <w:noProof/>
                <w:webHidden/>
              </w:rPr>
              <w:fldChar w:fldCharType="begin"/>
            </w:r>
            <w:r w:rsidR="002D6B3F">
              <w:rPr>
                <w:noProof/>
                <w:webHidden/>
              </w:rPr>
              <w:instrText xml:space="preserve"> PAGEREF _Toc66208221 \h </w:instrText>
            </w:r>
            <w:r w:rsidR="002D6B3F">
              <w:rPr>
                <w:noProof/>
                <w:webHidden/>
              </w:rPr>
            </w:r>
            <w:r w:rsidR="002D6B3F">
              <w:rPr>
                <w:noProof/>
                <w:webHidden/>
              </w:rPr>
              <w:fldChar w:fldCharType="separate"/>
            </w:r>
            <w:r w:rsidR="002D6B3F">
              <w:rPr>
                <w:noProof/>
                <w:webHidden/>
              </w:rPr>
              <w:t>- 5 -</w:t>
            </w:r>
            <w:r w:rsidR="002D6B3F">
              <w:rPr>
                <w:noProof/>
                <w:webHidden/>
              </w:rPr>
              <w:fldChar w:fldCharType="end"/>
            </w:r>
          </w:hyperlink>
        </w:p>
        <w:p w14:paraId="7F4B3D21" w14:textId="6717FE91" w:rsidR="004C0525" w:rsidRPr="008557A2" w:rsidRDefault="004C0525" w:rsidP="00733065">
          <w:r w:rsidRPr="007C4F97">
            <w:rPr>
              <w:rFonts w:asciiTheme="majorHAnsi" w:hAnsiTheme="majorHAnsi" w:cstheme="majorHAnsi"/>
              <w:b/>
              <w:bCs/>
              <w:noProof/>
              <w:sz w:val="24"/>
              <w:szCs w:val="24"/>
            </w:rPr>
            <w:fldChar w:fldCharType="end"/>
          </w:r>
        </w:p>
      </w:sdtContent>
    </w:sdt>
    <w:p w14:paraId="4CF30480" w14:textId="3A99B8F7" w:rsidR="004C0525" w:rsidRDefault="008C40A7" w:rsidP="00733065">
      <w:pPr>
        <w:widowControl w:val="0"/>
        <w:spacing w:before="292" w:line="240" w:lineRule="auto"/>
        <w:ind w:left="20"/>
        <w:rPr>
          <w:rFonts w:ascii="Calibri" w:eastAsia="Calibri" w:hAnsi="Calibri" w:cs="Calibri"/>
          <w:color w:val="045082"/>
          <w:sz w:val="24"/>
          <w:szCs w:val="24"/>
        </w:rPr>
      </w:pPr>
      <w:r>
        <w:rPr>
          <w:noProof/>
        </w:rPr>
        <w:pict w14:anchorId="201DEABE">
          <v:rect id="_x0000_i1027" alt="" style="width:451.3pt;height:.05pt;mso-width-percent:0;mso-height-percent:0;mso-width-percent:0;mso-height-percent:0" o:hralign="center" o:hrstd="t" o:hr="t" fillcolor="#a0a0a0" stroked="f"/>
        </w:pict>
      </w:r>
    </w:p>
    <w:p w14:paraId="36EF3DAC" w14:textId="59AB3B1F" w:rsidR="007C4F97" w:rsidRDefault="007C4F97" w:rsidP="002D6B3F">
      <w:pPr>
        <w:widowControl w:val="0"/>
        <w:spacing w:before="292" w:line="240" w:lineRule="auto"/>
        <w:rPr>
          <w:rFonts w:ascii="Calibri" w:eastAsia="Calibri" w:hAnsi="Calibri" w:cs="Calibri"/>
          <w:color w:val="045082"/>
          <w:sz w:val="24"/>
          <w:szCs w:val="24"/>
        </w:rPr>
      </w:pPr>
    </w:p>
    <w:p w14:paraId="677BE869" w14:textId="6A605C39" w:rsidR="007D25F9" w:rsidRPr="004C0525" w:rsidRDefault="0050396F" w:rsidP="00733065">
      <w:pPr>
        <w:pStyle w:val="Heading1"/>
      </w:pPr>
      <w:bookmarkStart w:id="1" w:name="_Toc66208216"/>
      <w:r w:rsidRPr="004C0525">
        <w:t xml:space="preserve">Program </w:t>
      </w:r>
      <w:r w:rsidR="00F26886">
        <w:t>d</w:t>
      </w:r>
      <w:r w:rsidRPr="004C0525">
        <w:t>escription</w:t>
      </w:r>
      <w:bookmarkEnd w:id="1"/>
    </w:p>
    <w:p w14:paraId="178FEA33" w14:textId="77777777" w:rsidR="007D25F9" w:rsidRDefault="0050396F" w:rsidP="00733065">
      <w:pPr>
        <w:widowControl w:val="0"/>
        <w:spacing w:line="281" w:lineRule="auto"/>
        <w:ind w:left="8" w:hanging="6"/>
        <w:jc w:val="center"/>
        <w:rPr>
          <w:rFonts w:ascii="Calibri" w:eastAsia="Calibri" w:hAnsi="Calibri" w:cs="Calibri"/>
          <w:b/>
          <w:color w:val="045082"/>
          <w:sz w:val="40"/>
          <w:szCs w:val="40"/>
        </w:rPr>
      </w:pPr>
      <w:r>
        <w:rPr>
          <w:rFonts w:ascii="Calibri" w:eastAsia="Calibri" w:hAnsi="Calibri" w:cs="Calibri"/>
          <w:noProof/>
          <w:sz w:val="24"/>
          <w:szCs w:val="24"/>
        </w:rPr>
        <mc:AlternateContent>
          <mc:Choice Requires="wpg">
            <w:drawing>
              <wp:inline distT="114300" distB="114300" distL="114300" distR="114300" wp14:anchorId="289FD6B5" wp14:editId="16FC9521">
                <wp:extent cx="2520000" cy="88200"/>
                <wp:effectExtent l="0" t="0" r="0" b="0"/>
                <wp:docPr id="1" name="Group 1"/>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2" name="Straight Arrow Connector 2"/>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3" name="Straight Arrow Connector 3"/>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inline distB="114300" distT="114300" distL="114300" distR="114300">
                <wp:extent cx="2520000" cy="88200"/>
                <wp:effectExtent b="0" l="0" r="0" t="0"/>
                <wp:docPr id="1"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2520000" cy="88200"/>
                        </a:xfrm>
                        <a:prstGeom prst="rect"/>
                        <a:ln/>
                      </pic:spPr>
                    </pic:pic>
                  </a:graphicData>
                </a:graphic>
              </wp:inline>
            </w:drawing>
          </mc:Fallback>
        </mc:AlternateContent>
      </w:r>
    </w:p>
    <w:p w14:paraId="2D9E8C7D" w14:textId="3D63946D" w:rsidR="00D37761" w:rsidRDefault="000B5E51" w:rsidP="00733065">
      <w:pPr>
        <w:widowControl w:val="0"/>
        <w:pBdr>
          <w:top w:val="nil"/>
          <w:left w:val="nil"/>
          <w:bottom w:val="nil"/>
          <w:right w:val="nil"/>
          <w:between w:val="nil"/>
        </w:pBdr>
        <w:tabs>
          <w:tab w:val="left" w:pos="720"/>
        </w:tabs>
        <w:spacing w:before="216" w:after="200" w:line="281" w:lineRule="auto"/>
        <w:ind w:left="14"/>
        <w:jc w:val="both"/>
        <w:rPr>
          <w:rFonts w:ascii="Calibri" w:eastAsia="Calibri" w:hAnsi="Calibri" w:cs="Calibri"/>
          <w:sz w:val="24"/>
          <w:szCs w:val="24"/>
        </w:rPr>
      </w:pPr>
      <w:commentRangeStart w:id="2"/>
      <w:commentRangeStart w:id="3"/>
      <w:r w:rsidRPr="000B5E51">
        <w:rPr>
          <w:rFonts w:ascii="Calibri" w:eastAsia="Calibri" w:hAnsi="Calibri" w:cs="Calibri"/>
          <w:sz w:val="24"/>
          <w:szCs w:val="24"/>
        </w:rPr>
        <w:t xml:space="preserve">AlphaTims is an open-source Python package for fast accessing of unprocessed Bruker </w:t>
      </w:r>
      <w:r w:rsidR="00F254AA" w:rsidRPr="000B5E51">
        <w:rPr>
          <w:rFonts w:ascii="Calibri" w:eastAsia="Calibri" w:hAnsi="Calibri" w:cs="Calibri"/>
          <w:sz w:val="24"/>
          <w:szCs w:val="24"/>
        </w:rPr>
        <w:t>trapped ion mobility sp</w:t>
      </w:r>
      <w:r w:rsidR="00F254AA">
        <w:rPr>
          <w:rFonts w:ascii="Calibri" w:eastAsia="Calibri" w:hAnsi="Calibri" w:cs="Calibri"/>
          <w:sz w:val="24"/>
          <w:szCs w:val="24"/>
        </w:rPr>
        <w:t>ectrometry - time of flight (</w:t>
      </w:r>
      <w:r w:rsidRPr="000B5E51">
        <w:rPr>
          <w:rFonts w:ascii="Calibri" w:eastAsia="Calibri" w:hAnsi="Calibri" w:cs="Calibri"/>
          <w:sz w:val="24"/>
          <w:szCs w:val="24"/>
        </w:rPr>
        <w:t>TIMS-TOF</w:t>
      </w:r>
      <w:r w:rsidR="00F254AA">
        <w:rPr>
          <w:rFonts w:ascii="Calibri" w:eastAsia="Calibri" w:hAnsi="Calibri" w:cs="Calibri"/>
          <w:sz w:val="24"/>
          <w:szCs w:val="24"/>
        </w:rPr>
        <w:t>)</w:t>
      </w:r>
      <w:r w:rsidRPr="000B5E51">
        <w:rPr>
          <w:rFonts w:ascii="Calibri" w:eastAsia="Calibri" w:hAnsi="Calibri" w:cs="Calibri"/>
          <w:sz w:val="24"/>
          <w:szCs w:val="24"/>
        </w:rPr>
        <w:t xml:space="preserve"> data. It provides a very efficient indexed data structure that allows to access the five-dimensional </w:t>
      </w:r>
      <w:r w:rsidR="00F254AA" w:rsidRPr="000B5E51">
        <w:rPr>
          <w:rFonts w:ascii="Calibri" w:eastAsia="Calibri" w:hAnsi="Calibri" w:cs="Calibri"/>
          <w:sz w:val="24"/>
          <w:szCs w:val="24"/>
        </w:rPr>
        <w:t>TIMS-TOF</w:t>
      </w:r>
      <w:r w:rsidRPr="000B5E51">
        <w:rPr>
          <w:rFonts w:ascii="Calibri" w:eastAsia="Calibri" w:hAnsi="Calibri" w:cs="Calibri"/>
          <w:sz w:val="24"/>
          <w:szCs w:val="24"/>
        </w:rPr>
        <w:t xml:space="preserve"> data in the standard numerical Python (NumPy) manner. AlphaTims is a key enabling tool to deal with the large and high-dimensional TIMS-TOF data.</w:t>
      </w:r>
      <w:r w:rsidR="007F2A5F" w:rsidRPr="000B5E51">
        <w:rPr>
          <w:rFonts w:ascii="Calibri" w:eastAsia="Calibri" w:hAnsi="Calibri" w:cs="Calibri"/>
          <w:sz w:val="24"/>
          <w:szCs w:val="24"/>
        </w:rPr>
        <w:tab/>
      </w:r>
      <w:commentRangeEnd w:id="2"/>
      <w:r w:rsidR="00015BF5">
        <w:rPr>
          <w:rStyle w:val="CommentReference"/>
        </w:rPr>
        <w:commentReference w:id="2"/>
      </w:r>
      <w:commentRangeEnd w:id="3"/>
      <w:r w:rsidR="00050C30">
        <w:rPr>
          <w:rStyle w:val="CommentReference"/>
        </w:rPr>
        <w:commentReference w:id="3"/>
      </w:r>
    </w:p>
    <w:p w14:paraId="6D5FC720" w14:textId="2CABA338" w:rsidR="009F6563" w:rsidRDefault="009F6563">
      <w:pPr>
        <w:rPr>
          <w:rFonts w:ascii="Calibri" w:eastAsia="Calibri" w:hAnsi="Calibri" w:cs="Calibri"/>
          <w:b/>
          <w:color w:val="045082"/>
          <w:sz w:val="40"/>
          <w:szCs w:val="40"/>
        </w:rPr>
      </w:pPr>
      <w:bookmarkStart w:id="4" w:name="_Toc66208217"/>
    </w:p>
    <w:p w14:paraId="11B48293" w14:textId="167F9DD0" w:rsidR="007D25F9" w:rsidRDefault="004B0F7B" w:rsidP="00733065">
      <w:pPr>
        <w:pStyle w:val="Heading1"/>
      </w:pPr>
      <w:r>
        <w:lastRenderedPageBreak/>
        <w:t>I</w:t>
      </w:r>
      <w:commentRangeStart w:id="5"/>
      <w:r w:rsidR="0050396F">
        <w:t>nst</w:t>
      </w:r>
      <w:r w:rsidR="0050396F" w:rsidRPr="00292F47">
        <w:t>allatio</w:t>
      </w:r>
      <w:r w:rsidR="0050396F">
        <w:t>n</w:t>
      </w:r>
      <w:bookmarkEnd w:id="4"/>
      <w:commentRangeEnd w:id="5"/>
      <w:r w:rsidR="00DC6B33">
        <w:rPr>
          <w:rStyle w:val="CommentReference"/>
          <w:rFonts w:ascii="Arial" w:eastAsia="Arial" w:hAnsi="Arial" w:cs="Arial"/>
          <w:b w:val="0"/>
          <w:color w:val="auto"/>
        </w:rPr>
        <w:commentReference w:id="5"/>
      </w:r>
    </w:p>
    <w:p w14:paraId="11168BB0" w14:textId="04B4DF3B" w:rsidR="00292F47" w:rsidRDefault="0050396F" w:rsidP="00733065">
      <w:pPr>
        <w:widowControl w:val="0"/>
        <w:spacing w:after="240" w:line="281" w:lineRule="auto"/>
        <w:ind w:left="8" w:hanging="6"/>
        <w:jc w:val="center"/>
        <w:rPr>
          <w:rFonts w:ascii="Calibri" w:eastAsia="Calibri" w:hAnsi="Calibri" w:cs="Calibri"/>
          <w:b/>
          <w:color w:val="045082"/>
          <w:sz w:val="40"/>
          <w:szCs w:val="40"/>
        </w:rPr>
      </w:pPr>
      <w:r>
        <w:rPr>
          <w:rFonts w:ascii="Calibri" w:eastAsia="Calibri" w:hAnsi="Calibri" w:cs="Calibri"/>
          <w:noProof/>
          <w:sz w:val="24"/>
          <w:szCs w:val="24"/>
        </w:rPr>
        <mc:AlternateContent>
          <mc:Choice Requires="wpg">
            <w:drawing>
              <wp:inline distT="114300" distB="114300" distL="114300" distR="114300" wp14:anchorId="72F1CF61" wp14:editId="41ADA583">
                <wp:extent cx="2520000" cy="88200"/>
                <wp:effectExtent l="0" t="0" r="0" b="0"/>
                <wp:docPr id="4" name="Group 4"/>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5" name="Straight Arrow Connector 5"/>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6" name="Straight Arrow Connector 6"/>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inline distB="114300" distT="114300" distL="114300" distR="114300">
                <wp:extent cx="2520000" cy="88200"/>
                <wp:effectExtent b="0" l="0" r="0" t="0"/>
                <wp:docPr id="3"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2520000" cy="88200"/>
                        </a:xfrm>
                        <a:prstGeom prst="rect"/>
                        <a:ln/>
                      </pic:spPr>
                    </pic:pic>
                  </a:graphicData>
                </a:graphic>
              </wp:inline>
            </w:drawing>
          </mc:Fallback>
        </mc:AlternateContent>
      </w:r>
    </w:p>
    <w:p w14:paraId="485BC6E5" w14:textId="77777777" w:rsidR="004B0F7B" w:rsidRDefault="004B0F7B" w:rsidP="004B0F7B">
      <w:pPr>
        <w:pStyle w:val="NormalWeb"/>
        <w:shd w:val="clear" w:color="auto" w:fill="FFFFFF"/>
        <w:spacing w:before="0" w:beforeAutospacing="0" w:after="240" w:afterAutospacing="0"/>
        <w:rPr>
          <w:ins w:id="6" w:author="Voytik, Eugenia" w:date="2021-03-10T16:45:00Z"/>
          <w:rFonts w:ascii="Segoe UI" w:hAnsi="Segoe UI" w:cs="Segoe UI"/>
          <w:color w:val="24292E"/>
        </w:rPr>
      </w:pPr>
      <w:ins w:id="7" w:author="Voytik, Eugenia" w:date="2021-03-10T16:45:00Z">
        <w:r>
          <w:rPr>
            <w:rFonts w:ascii="Segoe UI" w:hAnsi="Segoe UI" w:cs="Segoe UI"/>
            <w:color w:val="24292E"/>
          </w:rPr>
          <w:t>Three types of installation are possible:</w:t>
        </w:r>
      </w:ins>
    </w:p>
    <w:p w14:paraId="03EA1E94" w14:textId="77777777" w:rsidR="004B0F7B" w:rsidRDefault="004B0F7B" w:rsidP="004B0F7B">
      <w:pPr>
        <w:numPr>
          <w:ilvl w:val="0"/>
          <w:numId w:val="21"/>
        </w:numPr>
        <w:shd w:val="clear" w:color="auto" w:fill="FFFFFF"/>
        <w:spacing w:before="100" w:beforeAutospacing="1" w:after="100" w:afterAutospacing="1" w:line="240" w:lineRule="auto"/>
        <w:rPr>
          <w:ins w:id="8" w:author="Voytik, Eugenia" w:date="2021-03-10T16:45:00Z"/>
          <w:rFonts w:ascii="Segoe UI" w:hAnsi="Segoe UI" w:cs="Segoe UI"/>
          <w:color w:val="24292E"/>
        </w:rPr>
      </w:pPr>
      <w:ins w:id="9" w:author="Voytik, Eugenia" w:date="2021-03-10T16:45:00Z">
        <w:r>
          <w:rPr>
            <w:rFonts w:ascii="Segoe UI" w:hAnsi="Segoe UI" w:cs="Segoe UI"/>
            <w:color w:val="24292E"/>
          </w:rPr>
          <w:fldChar w:fldCharType="begin"/>
        </w:r>
        <w:r>
          <w:rPr>
            <w:rFonts w:ascii="Segoe UI" w:hAnsi="Segoe UI" w:cs="Segoe UI"/>
            <w:color w:val="24292E"/>
          </w:rPr>
          <w:instrText xml:space="preserve"> HYPERLINK "https://github.com/MannLabs/alphatims" \l "one-click-gui" </w:instrText>
        </w:r>
        <w:r>
          <w:rPr>
            <w:rFonts w:ascii="Segoe UI" w:hAnsi="Segoe UI" w:cs="Segoe UI"/>
            <w:color w:val="24292E"/>
          </w:rPr>
          <w:fldChar w:fldCharType="separate"/>
        </w:r>
        <w:r>
          <w:rPr>
            <w:rStyle w:val="Strong"/>
            <w:rFonts w:ascii="Segoe UI" w:hAnsi="Segoe UI" w:cs="Segoe UI"/>
            <w:color w:val="0000FF"/>
          </w:rPr>
          <w:t>One-click GUI installer:</w:t>
        </w:r>
        <w:r>
          <w:rPr>
            <w:rFonts w:ascii="Segoe UI" w:hAnsi="Segoe UI" w:cs="Segoe UI"/>
            <w:color w:val="24292E"/>
          </w:rPr>
          <w:fldChar w:fldCharType="end"/>
        </w:r>
        <w:r>
          <w:rPr>
            <w:rFonts w:ascii="Segoe UI" w:hAnsi="Segoe UI" w:cs="Segoe UI"/>
            <w:color w:val="24292E"/>
          </w:rPr>
          <w:t> Choose this installation if you only want the GUI and/or keep things as simple as possible.</w:t>
        </w:r>
      </w:ins>
    </w:p>
    <w:p w14:paraId="47A3D002" w14:textId="77777777" w:rsidR="004B0F7B" w:rsidRDefault="004B0F7B" w:rsidP="004B0F7B">
      <w:pPr>
        <w:numPr>
          <w:ilvl w:val="0"/>
          <w:numId w:val="21"/>
        </w:numPr>
        <w:shd w:val="clear" w:color="auto" w:fill="FFFFFF"/>
        <w:spacing w:before="60" w:after="100" w:afterAutospacing="1" w:line="240" w:lineRule="auto"/>
        <w:rPr>
          <w:ins w:id="10" w:author="Voytik, Eugenia" w:date="2021-03-10T16:45:00Z"/>
          <w:rFonts w:ascii="Segoe UI" w:hAnsi="Segoe UI" w:cs="Segoe UI"/>
          <w:color w:val="24292E"/>
        </w:rPr>
      </w:pPr>
      <w:ins w:id="11" w:author="Voytik, Eugenia" w:date="2021-03-10T16:45:00Z">
        <w:r>
          <w:rPr>
            <w:rFonts w:ascii="Segoe UI" w:hAnsi="Segoe UI" w:cs="Segoe UI"/>
            <w:color w:val="24292E"/>
          </w:rPr>
          <w:fldChar w:fldCharType="begin"/>
        </w:r>
        <w:r>
          <w:rPr>
            <w:rFonts w:ascii="Segoe UI" w:hAnsi="Segoe UI" w:cs="Segoe UI"/>
            <w:color w:val="24292E"/>
          </w:rPr>
          <w:instrText xml:space="preserve"> HYPERLINK "https://github.com/MannLabs/alphatims" \l "pip" </w:instrText>
        </w:r>
        <w:r>
          <w:rPr>
            <w:rFonts w:ascii="Segoe UI" w:hAnsi="Segoe UI" w:cs="Segoe UI"/>
            <w:color w:val="24292E"/>
          </w:rPr>
          <w:fldChar w:fldCharType="separate"/>
        </w:r>
        <w:r>
          <w:rPr>
            <w:rStyle w:val="Strong"/>
            <w:rFonts w:ascii="Segoe UI" w:hAnsi="Segoe UI" w:cs="Segoe UI"/>
            <w:color w:val="0000FF"/>
          </w:rPr>
          <w:t>Pip installer:</w:t>
        </w:r>
        <w:r>
          <w:rPr>
            <w:rFonts w:ascii="Segoe UI" w:hAnsi="Segoe UI" w:cs="Segoe UI"/>
            <w:color w:val="24292E"/>
          </w:rPr>
          <w:fldChar w:fldCharType="end"/>
        </w:r>
        <w:r>
          <w:rPr>
            <w:rFonts w:ascii="Segoe UI" w:hAnsi="Segoe UI" w:cs="Segoe UI"/>
            <w:color w:val="24292E"/>
          </w:rPr>
          <w:t> Choose this installation if you only want to use AlphaTims as a Python module in an already existing Python 3.8 environment such as a Jupyter notebook.</w:t>
        </w:r>
      </w:ins>
    </w:p>
    <w:p w14:paraId="726FB810" w14:textId="77777777" w:rsidR="004B0F7B" w:rsidRDefault="004B0F7B" w:rsidP="004B0F7B">
      <w:pPr>
        <w:numPr>
          <w:ilvl w:val="0"/>
          <w:numId w:val="21"/>
        </w:numPr>
        <w:shd w:val="clear" w:color="auto" w:fill="FFFFFF"/>
        <w:spacing w:before="60" w:after="100" w:afterAutospacing="1" w:line="240" w:lineRule="auto"/>
        <w:rPr>
          <w:ins w:id="12" w:author="Voytik, Eugenia" w:date="2021-03-10T16:45:00Z"/>
          <w:rFonts w:ascii="Segoe UI" w:hAnsi="Segoe UI" w:cs="Segoe UI"/>
          <w:color w:val="24292E"/>
        </w:rPr>
      </w:pPr>
      <w:ins w:id="13" w:author="Voytik, Eugenia" w:date="2021-03-10T16:45:00Z">
        <w:r>
          <w:rPr>
            <w:rFonts w:ascii="Segoe UI" w:hAnsi="Segoe UI" w:cs="Segoe UI"/>
            <w:color w:val="24292E"/>
          </w:rPr>
          <w:fldChar w:fldCharType="begin"/>
        </w:r>
        <w:r>
          <w:rPr>
            <w:rFonts w:ascii="Segoe UI" w:hAnsi="Segoe UI" w:cs="Segoe UI"/>
            <w:color w:val="24292E"/>
          </w:rPr>
          <w:instrText xml:space="preserve"> HYPERLINK "https://github.com/MannLabs/alphatims" \l "full" </w:instrText>
        </w:r>
        <w:r>
          <w:rPr>
            <w:rFonts w:ascii="Segoe UI" w:hAnsi="Segoe UI" w:cs="Segoe UI"/>
            <w:color w:val="24292E"/>
          </w:rPr>
          <w:fldChar w:fldCharType="separate"/>
        </w:r>
        <w:r>
          <w:rPr>
            <w:rStyle w:val="Strong"/>
            <w:rFonts w:ascii="Segoe UI" w:hAnsi="Segoe UI" w:cs="Segoe UI"/>
            <w:color w:val="0000FF"/>
          </w:rPr>
          <w:t>Full installer:</w:t>
        </w:r>
        <w:r>
          <w:rPr>
            <w:rFonts w:ascii="Segoe UI" w:hAnsi="Segoe UI" w:cs="Segoe UI"/>
            <w:color w:val="24292E"/>
          </w:rPr>
          <w:fldChar w:fldCharType="end"/>
        </w:r>
        <w:r>
          <w:rPr>
            <w:rFonts w:ascii="Segoe UI" w:hAnsi="Segoe UI" w:cs="Segoe UI"/>
            <w:color w:val="24292E"/>
          </w:rPr>
          <w:t> Choose this installation if you are familiar with CLI tools, </w:t>
        </w:r>
        <w:r>
          <w:rPr>
            <w:rFonts w:ascii="Segoe UI" w:hAnsi="Segoe UI" w:cs="Segoe UI"/>
            <w:color w:val="24292E"/>
          </w:rPr>
          <w:fldChar w:fldCharType="begin"/>
        </w:r>
        <w:r>
          <w:rPr>
            <w:rFonts w:ascii="Segoe UI" w:hAnsi="Segoe UI" w:cs="Segoe UI"/>
            <w:color w:val="24292E"/>
          </w:rPr>
          <w:instrText xml:space="preserve"> HYPERLINK "https://docs.conda.io/en/latest/" </w:instrText>
        </w:r>
        <w:r>
          <w:rPr>
            <w:rFonts w:ascii="Segoe UI" w:hAnsi="Segoe UI" w:cs="Segoe UI"/>
            <w:color w:val="24292E"/>
          </w:rPr>
          <w:fldChar w:fldCharType="separate"/>
        </w:r>
        <w:r>
          <w:rPr>
            <w:rStyle w:val="Hyperlink"/>
            <w:rFonts w:ascii="Segoe UI" w:hAnsi="Segoe UI" w:cs="Segoe UI"/>
          </w:rPr>
          <w:t>conda</w:t>
        </w:r>
        <w:r>
          <w:rPr>
            <w:rFonts w:ascii="Segoe UI" w:hAnsi="Segoe UI" w:cs="Segoe UI"/>
            <w:color w:val="24292E"/>
          </w:rPr>
          <w:fldChar w:fldCharType="end"/>
        </w:r>
        <w:r>
          <w:rPr>
            <w:rFonts w:ascii="Segoe UI" w:hAnsi="Segoe UI" w:cs="Segoe UI"/>
            <w:color w:val="24292E"/>
          </w:rPr>
          <w:t> and Python. This installation allows access to all available features and modifiable AlphaTims source code. Specific extensions (GUI, CLI and notebooks) can be included in this installation as well that generally outperform the precompiled versions.</w:t>
        </w:r>
      </w:ins>
    </w:p>
    <w:p w14:paraId="29E49D45" w14:textId="77777777" w:rsidR="00F26886" w:rsidRDefault="00F26886" w:rsidP="00F26886">
      <w:pPr>
        <w:widowControl w:val="0"/>
        <w:spacing w:after="240" w:line="281" w:lineRule="auto"/>
        <w:ind w:left="8" w:hanging="6"/>
        <w:rPr>
          <w:rFonts w:ascii="Calibri" w:eastAsia="Calibri" w:hAnsi="Calibri" w:cs="Calibri"/>
          <w:b/>
          <w:color w:val="045082"/>
          <w:sz w:val="40"/>
          <w:szCs w:val="40"/>
        </w:rPr>
      </w:pPr>
      <w:bookmarkStart w:id="14" w:name="_GoBack"/>
      <w:bookmarkEnd w:id="14"/>
    </w:p>
    <w:p w14:paraId="13243CAD" w14:textId="4A99831F" w:rsidR="00292F47" w:rsidRDefault="00292F47" w:rsidP="00733065">
      <w:pPr>
        <w:pStyle w:val="Heading2"/>
      </w:pPr>
      <w:bookmarkStart w:id="15" w:name="_Toc66208218"/>
      <w:r w:rsidRPr="004C0525">
        <w:t>Windows</w:t>
      </w:r>
      <w:bookmarkEnd w:id="15"/>
      <w:r w:rsidRPr="00292F47">
        <w:t xml:space="preserve"> </w:t>
      </w:r>
    </w:p>
    <w:p w14:paraId="775E6E8D" w14:textId="77777777" w:rsidR="00F26886" w:rsidRDefault="00F26886" w:rsidP="00F26886">
      <w:pPr>
        <w:pStyle w:val="ListParagraph"/>
        <w:widowControl w:val="0"/>
        <w:spacing w:before="216" w:line="281" w:lineRule="auto"/>
        <w:contextualSpacing w:val="0"/>
        <w:jc w:val="both"/>
        <w:rPr>
          <w:ins w:id="16" w:author="Voytik, Eugenia" w:date="2021-03-10T15:28:00Z"/>
          <w:rFonts w:ascii="Calibri" w:eastAsia="Calibri" w:hAnsi="Calibri" w:cs="Calibri"/>
          <w:sz w:val="24"/>
          <w:szCs w:val="24"/>
        </w:rPr>
      </w:pPr>
      <w:r w:rsidRPr="00427FCB">
        <w:rPr>
          <w:rFonts w:ascii="Calibri" w:eastAsia="Calibri" w:hAnsi="Calibri" w:cs="Calibri"/>
          <w:sz w:val="24"/>
          <w:szCs w:val="24"/>
        </w:rPr>
        <w:t xml:space="preserve">* </w:t>
      </w:r>
    </w:p>
    <w:p w14:paraId="7E480BE8" w14:textId="79E23D81" w:rsidR="00F26886" w:rsidRPr="00F26886" w:rsidRDefault="00F26886" w:rsidP="00F26886">
      <w:pPr>
        <w:pStyle w:val="ListParagraph"/>
        <w:widowControl w:val="0"/>
        <w:spacing w:before="216" w:line="281" w:lineRule="auto"/>
        <w:contextualSpacing w:val="0"/>
        <w:jc w:val="both"/>
        <w:rPr>
          <w:rFonts w:ascii="Calibri" w:eastAsia="Calibri" w:hAnsi="Calibri" w:cs="Calibri"/>
          <w:sz w:val="24"/>
          <w:szCs w:val="24"/>
        </w:rPr>
      </w:pPr>
      <w:r w:rsidRPr="00427FCB">
        <w:rPr>
          <w:rFonts w:ascii="Calibri" w:eastAsia="Calibri" w:hAnsi="Calibri" w:cs="Calibri"/>
          <w:sz w:val="24"/>
          <w:szCs w:val="24"/>
        </w:rPr>
        <w:t xml:space="preserve">If you install </w:t>
      </w:r>
      <w:commentRangeStart w:id="17"/>
      <w:r w:rsidRPr="00427FCB">
        <w:rPr>
          <w:rFonts w:ascii="Calibri" w:eastAsia="Calibri" w:hAnsi="Calibri" w:cs="Calibri"/>
          <w:sz w:val="24"/>
          <w:szCs w:val="24"/>
        </w:rPr>
        <w:t>AlphaTims for all users</w:t>
      </w:r>
      <w:commentRangeEnd w:id="17"/>
      <w:r>
        <w:rPr>
          <w:rStyle w:val="CommentReference"/>
        </w:rPr>
        <w:commentReference w:id="17"/>
      </w:r>
      <w:r w:rsidRPr="00427FCB">
        <w:rPr>
          <w:rFonts w:ascii="Calibri" w:eastAsia="Calibri" w:hAnsi="Calibri" w:cs="Calibri"/>
          <w:sz w:val="24"/>
          <w:szCs w:val="24"/>
        </w:rPr>
        <w:t>, you might need admin privileges to run it (right-click on the AlphaTims logo on your desktop and select "Run as administrator").</w:t>
      </w:r>
    </w:p>
    <w:p w14:paraId="2F058D64" w14:textId="15DD2766" w:rsidR="00E16EB3" w:rsidRPr="00E16EB3" w:rsidRDefault="00292F47"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Download </w:t>
      </w:r>
      <w:hyperlink r:id="rId20" w:history="1">
        <w:r w:rsidRPr="00292F47">
          <w:rPr>
            <w:rStyle w:val="Hyperlink"/>
            <w:rFonts w:ascii="Calibri" w:eastAsia="Calibri" w:hAnsi="Calibri" w:cs="Calibri"/>
            <w:sz w:val="24"/>
            <w:szCs w:val="24"/>
          </w:rPr>
          <w:t>the latest release</w:t>
        </w:r>
      </w:hyperlink>
      <w:r>
        <w:rPr>
          <w:rFonts w:ascii="Calibri" w:eastAsia="Calibri" w:hAnsi="Calibri" w:cs="Calibri"/>
          <w:sz w:val="24"/>
          <w:szCs w:val="24"/>
        </w:rPr>
        <w:t xml:space="preserve"> for Windows (alpha</w:t>
      </w:r>
      <w:r w:rsidR="000B5E51">
        <w:rPr>
          <w:rFonts w:ascii="Calibri" w:eastAsia="Calibri" w:hAnsi="Calibri" w:cs="Calibri"/>
          <w:sz w:val="24"/>
          <w:szCs w:val="24"/>
        </w:rPr>
        <w:t>tims</w:t>
      </w:r>
      <w:r>
        <w:rPr>
          <w:rFonts w:ascii="Calibri" w:eastAsia="Calibri" w:hAnsi="Calibri" w:cs="Calibri"/>
          <w:sz w:val="24"/>
          <w:szCs w:val="24"/>
        </w:rPr>
        <w:t>_installer_windows.exe) from the GitHub repository and open the .exe file</w:t>
      </w:r>
      <w:r w:rsidR="00E16EB3">
        <w:rPr>
          <w:rFonts w:ascii="Calibri" w:eastAsia="Calibri" w:hAnsi="Calibri" w:cs="Calibri"/>
          <w:sz w:val="24"/>
          <w:szCs w:val="24"/>
        </w:rPr>
        <w:t>.</w:t>
      </w:r>
    </w:p>
    <w:p w14:paraId="51DF3B55" w14:textId="4DDA12D6" w:rsidR="00E16EB3" w:rsidRPr="00E16EB3" w:rsidRDefault="00E16EB3"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In the “User Account Control”</w:t>
      </w:r>
      <w:r w:rsidR="001D6052">
        <w:rPr>
          <w:rFonts w:ascii="Calibri" w:eastAsia="Calibri" w:hAnsi="Calibri" w:cs="Calibri"/>
          <w:sz w:val="24"/>
          <w:szCs w:val="24"/>
        </w:rPr>
        <w:t xml:space="preserve"> dialog </w:t>
      </w:r>
      <w:r>
        <w:rPr>
          <w:rFonts w:ascii="Calibri" w:eastAsia="Calibri" w:hAnsi="Calibri" w:cs="Calibri"/>
          <w:sz w:val="24"/>
          <w:szCs w:val="24"/>
        </w:rPr>
        <w:t xml:space="preserve">asking about permission for the app to make changes to your device press </w:t>
      </w:r>
      <w:r w:rsidR="001D6052">
        <w:rPr>
          <w:rFonts w:ascii="Calibri" w:eastAsia="Calibri" w:hAnsi="Calibri" w:cs="Calibri"/>
          <w:sz w:val="24"/>
          <w:szCs w:val="24"/>
        </w:rPr>
        <w:t xml:space="preserve">the </w:t>
      </w:r>
      <w:r>
        <w:rPr>
          <w:rFonts w:ascii="Calibri" w:eastAsia="Calibri" w:hAnsi="Calibri" w:cs="Calibri"/>
          <w:sz w:val="24"/>
          <w:szCs w:val="24"/>
        </w:rPr>
        <w:t>“Yes” button.</w:t>
      </w:r>
    </w:p>
    <w:p w14:paraId="7C4C2919" w14:textId="130E440E" w:rsidR="00E16EB3" w:rsidRPr="00E16EB3" w:rsidRDefault="00E16EB3"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In the appear</w:t>
      </w:r>
      <w:r w:rsidR="00B75E83">
        <w:rPr>
          <w:rFonts w:ascii="Calibri" w:eastAsia="Calibri" w:hAnsi="Calibri" w:cs="Calibri"/>
          <w:sz w:val="24"/>
          <w:szCs w:val="24"/>
        </w:rPr>
        <w:t>ing</w:t>
      </w:r>
      <w:r w:rsidR="000B5E51">
        <w:rPr>
          <w:rFonts w:ascii="Calibri" w:eastAsia="Calibri" w:hAnsi="Calibri" w:cs="Calibri"/>
          <w:sz w:val="24"/>
          <w:szCs w:val="24"/>
        </w:rPr>
        <w:t xml:space="preserve"> “Setup – </w:t>
      </w:r>
      <w:r w:rsidR="00F26886">
        <w:rPr>
          <w:rFonts w:ascii="Calibri" w:eastAsia="Calibri" w:hAnsi="Calibri" w:cs="Calibri"/>
          <w:sz w:val="24"/>
          <w:szCs w:val="24"/>
        </w:rPr>
        <w:t>A</w:t>
      </w:r>
      <w:r w:rsidR="000B5E51">
        <w:rPr>
          <w:rFonts w:ascii="Calibri" w:eastAsia="Calibri" w:hAnsi="Calibri" w:cs="Calibri"/>
          <w:sz w:val="24"/>
          <w:szCs w:val="24"/>
        </w:rPr>
        <w:t>lpha</w:t>
      </w:r>
      <w:r w:rsidR="00F26886">
        <w:rPr>
          <w:rFonts w:ascii="Calibri" w:eastAsia="Calibri" w:hAnsi="Calibri" w:cs="Calibri"/>
          <w:sz w:val="24"/>
          <w:szCs w:val="24"/>
        </w:rPr>
        <w:t>T</w:t>
      </w:r>
      <w:r w:rsidR="000B5E51">
        <w:rPr>
          <w:rFonts w:ascii="Calibri" w:eastAsia="Calibri" w:hAnsi="Calibri" w:cs="Calibri"/>
          <w:sz w:val="24"/>
          <w:szCs w:val="24"/>
        </w:rPr>
        <w:t>ims</w:t>
      </w:r>
      <w:r>
        <w:rPr>
          <w:rFonts w:ascii="Calibri" w:eastAsia="Calibri" w:hAnsi="Calibri" w:cs="Calibri"/>
          <w:sz w:val="24"/>
          <w:szCs w:val="24"/>
        </w:rPr>
        <w:t xml:space="preserve"> version X.X.X” dialog window</w:t>
      </w:r>
      <w:r w:rsidR="00352A3F">
        <w:rPr>
          <w:rFonts w:ascii="Calibri" w:eastAsia="Calibri" w:hAnsi="Calibri" w:cs="Calibri"/>
          <w:sz w:val="24"/>
          <w:szCs w:val="24"/>
        </w:rPr>
        <w:t>,</w:t>
      </w:r>
      <w:r>
        <w:rPr>
          <w:rFonts w:ascii="Calibri" w:eastAsia="Calibri" w:hAnsi="Calibri" w:cs="Calibri"/>
          <w:sz w:val="24"/>
          <w:szCs w:val="24"/>
        </w:rPr>
        <w:t xml:space="preserve"> accept the License Agreement and </w:t>
      </w:r>
      <w:r w:rsidR="00CF67A8">
        <w:rPr>
          <w:rFonts w:ascii="Calibri" w:eastAsia="Calibri" w:hAnsi="Calibri" w:cs="Calibri"/>
          <w:sz w:val="24"/>
          <w:szCs w:val="24"/>
        </w:rPr>
        <w:t>press</w:t>
      </w:r>
      <w:r>
        <w:rPr>
          <w:rFonts w:ascii="Calibri" w:eastAsia="Calibri" w:hAnsi="Calibri" w:cs="Calibri"/>
          <w:sz w:val="24"/>
          <w:szCs w:val="24"/>
        </w:rPr>
        <w:t xml:space="preserve"> </w:t>
      </w:r>
      <w:r w:rsidR="001D6052">
        <w:rPr>
          <w:rFonts w:ascii="Calibri" w:eastAsia="Calibri" w:hAnsi="Calibri" w:cs="Calibri"/>
          <w:sz w:val="24"/>
          <w:szCs w:val="24"/>
        </w:rPr>
        <w:t xml:space="preserve">the </w:t>
      </w:r>
      <w:r>
        <w:rPr>
          <w:rFonts w:ascii="Calibri" w:eastAsia="Calibri" w:hAnsi="Calibri" w:cs="Calibri"/>
          <w:sz w:val="24"/>
          <w:szCs w:val="24"/>
        </w:rPr>
        <w:t>“Next” button.</w:t>
      </w:r>
    </w:p>
    <w:p w14:paraId="04AFE658" w14:textId="675F4D98" w:rsidR="00E16EB3" w:rsidRPr="00807A3C" w:rsidRDefault="000B5E51" w:rsidP="00733065">
      <w:pPr>
        <w:widowControl w:val="0"/>
        <w:spacing w:before="216" w:line="281" w:lineRule="auto"/>
        <w:jc w:val="center"/>
        <w:rPr>
          <w:rFonts w:ascii="Calibri" w:eastAsia="Calibri" w:hAnsi="Calibri" w:cs="Calibri"/>
          <w:b/>
          <w:color w:val="045082"/>
          <w:sz w:val="24"/>
          <w:szCs w:val="24"/>
        </w:rPr>
      </w:pPr>
      <w:r w:rsidRPr="000B5E51">
        <w:rPr>
          <w:rFonts w:ascii="Calibri" w:eastAsia="Calibri" w:hAnsi="Calibri" w:cs="Calibri"/>
          <w:b/>
          <w:noProof/>
          <w:color w:val="045082"/>
          <w:sz w:val="24"/>
          <w:szCs w:val="24"/>
        </w:rPr>
        <w:lastRenderedPageBreak/>
        <w:drawing>
          <wp:inline distT="0" distB="0" distL="0" distR="0" wp14:anchorId="4E30B70E" wp14:editId="2D68DAFE">
            <wp:extent cx="3478193" cy="2715768"/>
            <wp:effectExtent l="0" t="0" r="825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8193" cy="2715768"/>
                    </a:xfrm>
                    <a:prstGeom prst="rect">
                      <a:avLst/>
                    </a:prstGeom>
                  </pic:spPr>
                </pic:pic>
              </a:graphicData>
            </a:graphic>
          </wp:inline>
        </w:drawing>
      </w:r>
    </w:p>
    <w:p w14:paraId="4AF6210D" w14:textId="459056FF" w:rsidR="007D25F9" w:rsidRPr="00CF67A8" w:rsidRDefault="00E16EB3"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Select the destination location for the installation of Alpha</w:t>
      </w:r>
      <w:r w:rsidR="00A47DD3">
        <w:rPr>
          <w:rFonts w:ascii="Calibri" w:eastAsia="Calibri" w:hAnsi="Calibri" w:cs="Calibri"/>
          <w:sz w:val="24"/>
          <w:szCs w:val="24"/>
        </w:rPr>
        <w:t>Tims</w:t>
      </w:r>
      <w:r>
        <w:rPr>
          <w:rFonts w:ascii="Calibri" w:eastAsia="Calibri" w:hAnsi="Calibri" w:cs="Calibri"/>
          <w:sz w:val="24"/>
          <w:szCs w:val="24"/>
        </w:rPr>
        <w:t xml:space="preserve"> </w:t>
      </w:r>
      <w:r w:rsidR="00F26886">
        <w:rPr>
          <w:rFonts w:ascii="Calibri" w:eastAsia="Calibri" w:hAnsi="Calibri" w:cs="Calibri"/>
          <w:sz w:val="24"/>
          <w:szCs w:val="24"/>
        </w:rPr>
        <w:t>software and</w:t>
      </w:r>
      <w:r w:rsidR="00CF67A8">
        <w:rPr>
          <w:rFonts w:ascii="Calibri" w:eastAsia="Calibri" w:hAnsi="Calibri" w:cs="Calibri"/>
          <w:sz w:val="24"/>
          <w:szCs w:val="24"/>
        </w:rPr>
        <w:t xml:space="preserve"> press </w:t>
      </w:r>
      <w:r w:rsidR="001D6052">
        <w:rPr>
          <w:rFonts w:ascii="Calibri" w:eastAsia="Calibri" w:hAnsi="Calibri" w:cs="Calibri"/>
          <w:sz w:val="24"/>
          <w:szCs w:val="24"/>
        </w:rPr>
        <w:t xml:space="preserve">the </w:t>
      </w:r>
      <w:r w:rsidR="00CF67A8">
        <w:rPr>
          <w:rFonts w:ascii="Calibri" w:eastAsia="Calibri" w:hAnsi="Calibri" w:cs="Calibri"/>
          <w:sz w:val="24"/>
          <w:szCs w:val="24"/>
        </w:rPr>
        <w:t>“Next” button.</w:t>
      </w:r>
    </w:p>
    <w:p w14:paraId="5F993C94" w14:textId="77E8ECA7" w:rsidR="00CF67A8" w:rsidRPr="00807A3C" w:rsidRDefault="00A47DD3" w:rsidP="00733065">
      <w:pPr>
        <w:widowControl w:val="0"/>
        <w:spacing w:before="216" w:line="281" w:lineRule="auto"/>
        <w:jc w:val="center"/>
        <w:rPr>
          <w:rFonts w:ascii="Calibri" w:eastAsia="Calibri" w:hAnsi="Calibri" w:cs="Calibri"/>
          <w:b/>
          <w:color w:val="045082"/>
          <w:sz w:val="24"/>
          <w:szCs w:val="24"/>
        </w:rPr>
      </w:pPr>
      <w:r w:rsidRPr="00A47DD3">
        <w:rPr>
          <w:rFonts w:ascii="Calibri" w:eastAsia="Calibri" w:hAnsi="Calibri" w:cs="Calibri"/>
          <w:b/>
          <w:noProof/>
          <w:color w:val="045082"/>
          <w:sz w:val="24"/>
          <w:szCs w:val="24"/>
        </w:rPr>
        <w:drawing>
          <wp:inline distT="0" distB="0" distL="0" distR="0" wp14:anchorId="3DCBBA2E" wp14:editId="758FF5A7">
            <wp:extent cx="3487205" cy="271576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7205" cy="2715768"/>
                    </a:xfrm>
                    <a:prstGeom prst="rect">
                      <a:avLst/>
                    </a:prstGeom>
                  </pic:spPr>
                </pic:pic>
              </a:graphicData>
            </a:graphic>
          </wp:inline>
        </w:drawing>
      </w:r>
    </w:p>
    <w:p w14:paraId="3D643923" w14:textId="4A3B426E" w:rsidR="00CF67A8" w:rsidRPr="00CF67A8" w:rsidRDefault="00F26886"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(optional) </w:t>
      </w:r>
      <w:r w:rsidR="00CF67A8">
        <w:rPr>
          <w:rFonts w:ascii="Calibri" w:eastAsia="Calibri" w:hAnsi="Calibri" w:cs="Calibri"/>
          <w:sz w:val="24"/>
          <w:szCs w:val="24"/>
        </w:rPr>
        <w:t>In the next dialog window</w:t>
      </w:r>
      <w:r w:rsidR="00352A3F">
        <w:rPr>
          <w:rFonts w:ascii="Calibri" w:eastAsia="Calibri" w:hAnsi="Calibri" w:cs="Calibri"/>
          <w:sz w:val="24"/>
          <w:szCs w:val="24"/>
        </w:rPr>
        <w:t>,</w:t>
      </w:r>
      <w:r w:rsidR="00CF67A8">
        <w:rPr>
          <w:rFonts w:ascii="Calibri" w:eastAsia="Calibri" w:hAnsi="Calibri" w:cs="Calibri"/>
          <w:sz w:val="24"/>
          <w:szCs w:val="24"/>
        </w:rPr>
        <w:t xml:space="preserve"> mark </w:t>
      </w:r>
      <w:r w:rsidR="001D6052">
        <w:rPr>
          <w:rFonts w:ascii="Calibri" w:eastAsia="Calibri" w:hAnsi="Calibri" w:cs="Calibri"/>
          <w:sz w:val="24"/>
          <w:szCs w:val="24"/>
        </w:rPr>
        <w:t xml:space="preserve">the </w:t>
      </w:r>
      <w:r w:rsidR="00CF67A8">
        <w:rPr>
          <w:rFonts w:ascii="Calibri" w:eastAsia="Calibri" w:hAnsi="Calibri" w:cs="Calibri"/>
          <w:sz w:val="24"/>
          <w:szCs w:val="24"/>
        </w:rPr>
        <w:t xml:space="preserve">“Create a desktop shortcut” check box and press </w:t>
      </w:r>
      <w:r w:rsidR="001D6052">
        <w:rPr>
          <w:rFonts w:ascii="Calibri" w:eastAsia="Calibri" w:hAnsi="Calibri" w:cs="Calibri"/>
          <w:sz w:val="24"/>
          <w:szCs w:val="24"/>
        </w:rPr>
        <w:t xml:space="preserve">the </w:t>
      </w:r>
      <w:r w:rsidR="00CF67A8">
        <w:rPr>
          <w:rFonts w:ascii="Calibri" w:eastAsia="Calibri" w:hAnsi="Calibri" w:cs="Calibri"/>
          <w:sz w:val="24"/>
          <w:szCs w:val="24"/>
        </w:rPr>
        <w:t>“Next” button.</w:t>
      </w:r>
    </w:p>
    <w:p w14:paraId="04973D84" w14:textId="048D203C" w:rsidR="00CF67A8" w:rsidRPr="00E03229" w:rsidRDefault="000B5E51" w:rsidP="00733065">
      <w:pPr>
        <w:widowControl w:val="0"/>
        <w:spacing w:before="216" w:line="281" w:lineRule="auto"/>
        <w:jc w:val="center"/>
        <w:rPr>
          <w:rFonts w:ascii="Calibri" w:eastAsia="Calibri" w:hAnsi="Calibri" w:cs="Calibri"/>
          <w:b/>
          <w:color w:val="045082"/>
          <w:sz w:val="24"/>
          <w:szCs w:val="24"/>
        </w:rPr>
      </w:pPr>
      <w:r w:rsidRPr="000B5E51">
        <w:rPr>
          <w:rFonts w:ascii="Calibri" w:eastAsia="Calibri" w:hAnsi="Calibri" w:cs="Calibri"/>
          <w:b/>
          <w:noProof/>
          <w:color w:val="045082"/>
          <w:sz w:val="24"/>
          <w:szCs w:val="24"/>
        </w:rPr>
        <w:lastRenderedPageBreak/>
        <w:drawing>
          <wp:inline distT="0" distB="0" distL="0" distR="0" wp14:anchorId="351A5F83" wp14:editId="2611C3E8">
            <wp:extent cx="3475356" cy="271576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5356" cy="2715768"/>
                    </a:xfrm>
                    <a:prstGeom prst="rect">
                      <a:avLst/>
                    </a:prstGeom>
                  </pic:spPr>
                </pic:pic>
              </a:graphicData>
            </a:graphic>
          </wp:inline>
        </w:drawing>
      </w:r>
    </w:p>
    <w:p w14:paraId="002C7591" w14:textId="2C19F9ED" w:rsidR="00CF67A8" w:rsidRPr="00CF67A8"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sidRPr="00CF67A8">
        <w:rPr>
          <w:rFonts w:ascii="Calibri" w:eastAsia="Calibri" w:hAnsi="Calibri" w:cs="Calibri"/>
          <w:sz w:val="24"/>
          <w:szCs w:val="24"/>
        </w:rPr>
        <w:t xml:space="preserve">Check the setting and if everything is </w:t>
      </w:r>
      <w:r w:rsidR="00B75E83">
        <w:rPr>
          <w:rFonts w:ascii="Calibri" w:eastAsia="Calibri" w:hAnsi="Calibri" w:cs="Calibri"/>
          <w:sz w:val="24"/>
          <w:szCs w:val="24"/>
        </w:rPr>
        <w:t>correct</w:t>
      </w:r>
      <w:r w:rsidRPr="00CF67A8">
        <w:rPr>
          <w:rFonts w:ascii="Calibri" w:eastAsia="Calibri" w:hAnsi="Calibri" w:cs="Calibri"/>
          <w:sz w:val="24"/>
          <w:szCs w:val="24"/>
        </w:rPr>
        <w:t xml:space="preserve">, press “Install” button. You may go back to change some settings using </w:t>
      </w:r>
      <w:r w:rsidR="001D6052">
        <w:rPr>
          <w:rFonts w:ascii="Calibri" w:eastAsia="Calibri" w:hAnsi="Calibri" w:cs="Calibri"/>
          <w:sz w:val="24"/>
          <w:szCs w:val="24"/>
        </w:rPr>
        <w:t xml:space="preserve">the </w:t>
      </w:r>
      <w:r w:rsidRPr="00CF67A8">
        <w:rPr>
          <w:rFonts w:ascii="Calibri" w:eastAsia="Calibri" w:hAnsi="Calibri" w:cs="Calibri"/>
          <w:sz w:val="24"/>
          <w:szCs w:val="24"/>
        </w:rPr>
        <w:t xml:space="preserve">“Back” button or “Cancel” the installation. </w:t>
      </w:r>
    </w:p>
    <w:p w14:paraId="3E7DE6BA" w14:textId="1FDA5F53" w:rsidR="00E16EB3" w:rsidRDefault="00CF79D8" w:rsidP="00733065">
      <w:pPr>
        <w:widowControl w:val="0"/>
        <w:spacing w:before="216" w:line="281" w:lineRule="auto"/>
        <w:jc w:val="center"/>
        <w:rPr>
          <w:rFonts w:ascii="Calibri" w:eastAsia="Calibri" w:hAnsi="Calibri" w:cs="Calibri"/>
          <w:b/>
          <w:color w:val="045082"/>
          <w:sz w:val="24"/>
          <w:szCs w:val="24"/>
        </w:rPr>
      </w:pPr>
      <w:r w:rsidRPr="00CF79D8">
        <w:rPr>
          <w:rFonts w:ascii="Calibri" w:eastAsia="Calibri" w:hAnsi="Calibri" w:cs="Calibri"/>
          <w:b/>
          <w:noProof/>
          <w:color w:val="045082"/>
          <w:sz w:val="24"/>
          <w:szCs w:val="24"/>
        </w:rPr>
        <w:drawing>
          <wp:inline distT="0" distB="0" distL="0" distR="0" wp14:anchorId="1787BCBC" wp14:editId="4D2A9E33">
            <wp:extent cx="3457033" cy="271576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7033" cy="2715768"/>
                    </a:xfrm>
                    <a:prstGeom prst="rect">
                      <a:avLst/>
                    </a:prstGeom>
                  </pic:spPr>
                </pic:pic>
              </a:graphicData>
            </a:graphic>
          </wp:inline>
        </w:drawing>
      </w:r>
    </w:p>
    <w:p w14:paraId="28F0F6EA" w14:textId="77A06B61" w:rsidR="00CF67A8" w:rsidRPr="00CF67A8"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 xml:space="preserve">Wait </w:t>
      </w:r>
      <w:r w:rsidR="00352A3F">
        <w:rPr>
          <w:rFonts w:ascii="Calibri" w:eastAsia="Calibri" w:hAnsi="Calibri" w:cs="Calibri"/>
          <w:sz w:val="24"/>
          <w:szCs w:val="24"/>
        </w:rPr>
        <w:t>un</w:t>
      </w:r>
      <w:r>
        <w:rPr>
          <w:rFonts w:ascii="Calibri" w:eastAsia="Calibri" w:hAnsi="Calibri" w:cs="Calibri"/>
          <w:sz w:val="24"/>
          <w:szCs w:val="24"/>
        </w:rPr>
        <w:t>til the installation process is finished</w:t>
      </w:r>
      <w:r w:rsidR="00352A3F">
        <w:rPr>
          <w:rFonts w:ascii="Calibri" w:eastAsia="Calibri" w:hAnsi="Calibri" w:cs="Calibri"/>
          <w:sz w:val="24"/>
          <w:szCs w:val="24"/>
        </w:rPr>
        <w:t>. It is advised to directly test if the installation was successful by</w:t>
      </w:r>
      <w:r>
        <w:rPr>
          <w:rFonts w:ascii="Calibri" w:eastAsia="Calibri" w:hAnsi="Calibri" w:cs="Calibri"/>
          <w:sz w:val="24"/>
          <w:szCs w:val="24"/>
        </w:rPr>
        <w:t xml:space="preserve"> </w:t>
      </w:r>
      <w:r w:rsidR="00FB3338">
        <w:rPr>
          <w:rFonts w:ascii="Calibri" w:eastAsia="Calibri" w:hAnsi="Calibri" w:cs="Calibri"/>
          <w:sz w:val="24"/>
          <w:szCs w:val="24"/>
        </w:rPr>
        <w:t>mark</w:t>
      </w:r>
      <w:r w:rsidR="00352A3F">
        <w:rPr>
          <w:rFonts w:ascii="Calibri" w:eastAsia="Calibri" w:hAnsi="Calibri" w:cs="Calibri"/>
          <w:sz w:val="24"/>
          <w:szCs w:val="24"/>
        </w:rPr>
        <w:t>ing</w:t>
      </w:r>
      <w:r w:rsidR="00CF79D8">
        <w:rPr>
          <w:rFonts w:ascii="Calibri" w:eastAsia="Calibri" w:hAnsi="Calibri" w:cs="Calibri"/>
          <w:sz w:val="24"/>
          <w:szCs w:val="24"/>
        </w:rPr>
        <w:t xml:space="preserve"> </w:t>
      </w:r>
      <w:r w:rsidR="00352A3F">
        <w:rPr>
          <w:rFonts w:ascii="Calibri" w:eastAsia="Calibri" w:hAnsi="Calibri" w:cs="Calibri"/>
          <w:sz w:val="24"/>
          <w:szCs w:val="24"/>
        </w:rPr>
        <w:t xml:space="preserve">the </w:t>
      </w:r>
      <w:r w:rsidR="00CF79D8">
        <w:rPr>
          <w:rFonts w:ascii="Calibri" w:eastAsia="Calibri" w:hAnsi="Calibri" w:cs="Calibri"/>
          <w:sz w:val="24"/>
          <w:szCs w:val="24"/>
        </w:rPr>
        <w:t xml:space="preserve">“Launch </w:t>
      </w:r>
      <w:r w:rsidR="00F26886">
        <w:rPr>
          <w:rFonts w:ascii="Calibri" w:eastAsia="Calibri" w:hAnsi="Calibri" w:cs="Calibri"/>
          <w:sz w:val="24"/>
          <w:szCs w:val="24"/>
        </w:rPr>
        <w:t>A</w:t>
      </w:r>
      <w:r w:rsidR="00CF79D8">
        <w:rPr>
          <w:rFonts w:ascii="Calibri" w:eastAsia="Calibri" w:hAnsi="Calibri" w:cs="Calibri"/>
          <w:sz w:val="24"/>
          <w:szCs w:val="24"/>
        </w:rPr>
        <w:t>lpha</w:t>
      </w:r>
      <w:r w:rsidR="00F26886">
        <w:rPr>
          <w:rFonts w:ascii="Calibri" w:eastAsia="Calibri" w:hAnsi="Calibri" w:cs="Calibri"/>
          <w:sz w:val="24"/>
          <w:szCs w:val="24"/>
        </w:rPr>
        <w:t>T</w:t>
      </w:r>
      <w:r w:rsidR="00CF79D8">
        <w:rPr>
          <w:rFonts w:ascii="Calibri" w:eastAsia="Calibri" w:hAnsi="Calibri" w:cs="Calibri"/>
          <w:sz w:val="24"/>
          <w:szCs w:val="24"/>
        </w:rPr>
        <w:t>ims</w:t>
      </w:r>
      <w:r>
        <w:rPr>
          <w:rFonts w:ascii="Calibri" w:eastAsia="Calibri" w:hAnsi="Calibri" w:cs="Calibri"/>
          <w:sz w:val="24"/>
          <w:szCs w:val="24"/>
        </w:rPr>
        <w:t xml:space="preserve">” check box </w:t>
      </w:r>
      <w:r w:rsidR="00352A3F">
        <w:rPr>
          <w:rFonts w:ascii="Calibri" w:eastAsia="Calibri" w:hAnsi="Calibri" w:cs="Calibri"/>
          <w:sz w:val="24"/>
          <w:szCs w:val="24"/>
        </w:rPr>
        <w:t xml:space="preserve">before </w:t>
      </w:r>
      <w:r>
        <w:rPr>
          <w:rFonts w:ascii="Calibri" w:eastAsia="Calibri" w:hAnsi="Calibri" w:cs="Calibri"/>
          <w:sz w:val="24"/>
          <w:szCs w:val="24"/>
        </w:rPr>
        <w:t>press</w:t>
      </w:r>
      <w:r w:rsidR="00352A3F">
        <w:rPr>
          <w:rFonts w:ascii="Calibri" w:eastAsia="Calibri" w:hAnsi="Calibri" w:cs="Calibri"/>
          <w:sz w:val="24"/>
          <w:szCs w:val="24"/>
        </w:rPr>
        <w:t>ing</w:t>
      </w:r>
      <w:r>
        <w:rPr>
          <w:rFonts w:ascii="Calibri" w:eastAsia="Calibri" w:hAnsi="Calibri" w:cs="Calibri"/>
          <w:sz w:val="24"/>
          <w:szCs w:val="24"/>
        </w:rPr>
        <w:t xml:space="preserve"> </w:t>
      </w:r>
      <w:r w:rsidR="00FB3338">
        <w:rPr>
          <w:rFonts w:ascii="Calibri" w:eastAsia="Calibri" w:hAnsi="Calibri" w:cs="Calibri"/>
          <w:sz w:val="24"/>
          <w:szCs w:val="24"/>
        </w:rPr>
        <w:t xml:space="preserve">the </w:t>
      </w:r>
      <w:r>
        <w:rPr>
          <w:rFonts w:ascii="Calibri" w:eastAsia="Calibri" w:hAnsi="Calibri" w:cs="Calibri"/>
          <w:sz w:val="24"/>
          <w:szCs w:val="24"/>
        </w:rPr>
        <w:t>“Finish” button.</w:t>
      </w:r>
    </w:p>
    <w:p w14:paraId="486EB56C" w14:textId="1C44C2BA" w:rsidR="00427FCB" w:rsidRPr="00EE2F41" w:rsidRDefault="00CF67A8" w:rsidP="00733065">
      <w:pPr>
        <w:pStyle w:val="ListParagraph"/>
        <w:widowControl w:val="0"/>
        <w:numPr>
          <w:ilvl w:val="0"/>
          <w:numId w:val="5"/>
        </w:numPr>
        <w:spacing w:before="216" w:line="281" w:lineRule="auto"/>
        <w:contextualSpacing w:val="0"/>
        <w:jc w:val="both"/>
        <w:rPr>
          <w:rFonts w:ascii="Calibri" w:eastAsia="Calibri" w:hAnsi="Calibri" w:cs="Calibri"/>
          <w:b/>
          <w:color w:val="045082"/>
          <w:sz w:val="24"/>
          <w:szCs w:val="24"/>
        </w:rPr>
      </w:pPr>
      <w:r>
        <w:rPr>
          <w:rFonts w:ascii="Calibri" w:eastAsia="Calibri" w:hAnsi="Calibri" w:cs="Calibri"/>
          <w:sz w:val="24"/>
          <w:szCs w:val="24"/>
        </w:rPr>
        <w:t>In the appear</w:t>
      </w:r>
      <w:r w:rsidR="00B75E83">
        <w:rPr>
          <w:rFonts w:ascii="Calibri" w:eastAsia="Calibri" w:hAnsi="Calibri" w:cs="Calibri"/>
          <w:sz w:val="24"/>
          <w:szCs w:val="24"/>
        </w:rPr>
        <w:t>ing</w:t>
      </w:r>
      <w:r>
        <w:rPr>
          <w:rFonts w:ascii="Calibri" w:eastAsia="Calibri" w:hAnsi="Calibri" w:cs="Calibri"/>
          <w:sz w:val="24"/>
          <w:szCs w:val="24"/>
        </w:rPr>
        <w:t xml:space="preserve"> “Windows Security Alert” dialog window press </w:t>
      </w:r>
      <w:r w:rsidR="00FB3338">
        <w:rPr>
          <w:rFonts w:ascii="Calibri" w:eastAsia="Calibri" w:hAnsi="Calibri" w:cs="Calibri"/>
          <w:sz w:val="24"/>
          <w:szCs w:val="24"/>
        </w:rPr>
        <w:t xml:space="preserve">the </w:t>
      </w:r>
      <w:r>
        <w:rPr>
          <w:rFonts w:ascii="Calibri" w:eastAsia="Calibri" w:hAnsi="Calibri" w:cs="Calibri"/>
          <w:sz w:val="24"/>
          <w:szCs w:val="24"/>
        </w:rPr>
        <w:t xml:space="preserve">“Allow access” button that will prevent the Windows Defender Firewall from blocking the </w:t>
      </w:r>
      <w:r w:rsidR="00EE2F41">
        <w:rPr>
          <w:rFonts w:ascii="Calibri" w:eastAsia="Calibri" w:hAnsi="Calibri" w:cs="Calibri"/>
          <w:sz w:val="24"/>
          <w:szCs w:val="24"/>
        </w:rPr>
        <w:t>Alpha</w:t>
      </w:r>
      <w:r w:rsidR="00CF79D8">
        <w:rPr>
          <w:rFonts w:ascii="Calibri" w:eastAsia="Calibri" w:hAnsi="Calibri" w:cs="Calibri"/>
          <w:sz w:val="24"/>
          <w:szCs w:val="24"/>
        </w:rPr>
        <w:t>Tims</w:t>
      </w:r>
      <w:r>
        <w:rPr>
          <w:rFonts w:ascii="Calibri" w:eastAsia="Calibri" w:hAnsi="Calibri" w:cs="Calibri"/>
          <w:sz w:val="24"/>
          <w:szCs w:val="24"/>
        </w:rPr>
        <w:t xml:space="preserve"> tool on your PC.</w:t>
      </w:r>
    </w:p>
    <w:p w14:paraId="04FBD59C" w14:textId="4C7F8559" w:rsidR="00427FCB" w:rsidRDefault="00352A3F" w:rsidP="00F26886">
      <w:pPr>
        <w:pStyle w:val="ListParagraph"/>
        <w:widowControl w:val="0"/>
        <w:numPr>
          <w:ilvl w:val="0"/>
          <w:numId w:val="5"/>
        </w:numPr>
        <w:spacing w:before="216" w:line="281" w:lineRule="auto"/>
        <w:contextualSpacing w:val="0"/>
        <w:jc w:val="both"/>
      </w:pPr>
      <w:r w:rsidRPr="00427FCB">
        <w:rPr>
          <w:rFonts w:ascii="Calibri" w:eastAsia="Calibri" w:hAnsi="Calibri" w:cs="Calibri"/>
          <w:sz w:val="24"/>
          <w:szCs w:val="24"/>
        </w:rPr>
        <w:t xml:space="preserve">A new tab should have been opened in </w:t>
      </w:r>
      <w:r w:rsidR="00EE2F41" w:rsidRPr="00427FCB">
        <w:rPr>
          <w:rFonts w:ascii="Calibri" w:eastAsia="Calibri" w:hAnsi="Calibri" w:cs="Calibri"/>
          <w:sz w:val="24"/>
          <w:szCs w:val="24"/>
        </w:rPr>
        <w:t xml:space="preserve">your default browser (Google Chrome or Mozilla </w:t>
      </w:r>
      <w:r w:rsidR="00EE2F41" w:rsidRPr="00427FCB">
        <w:rPr>
          <w:rFonts w:ascii="Calibri" w:eastAsia="Calibri" w:hAnsi="Calibri" w:cs="Calibri"/>
          <w:sz w:val="24"/>
          <w:szCs w:val="24"/>
        </w:rPr>
        <w:lastRenderedPageBreak/>
        <w:t xml:space="preserve">Firefox are suggested for the fast running </w:t>
      </w:r>
      <w:r w:rsidR="00FB3338" w:rsidRPr="00427FCB">
        <w:rPr>
          <w:rFonts w:ascii="Calibri" w:eastAsia="Calibri" w:hAnsi="Calibri" w:cs="Calibri"/>
          <w:sz w:val="24"/>
          <w:szCs w:val="24"/>
        </w:rPr>
        <w:t xml:space="preserve">of </w:t>
      </w:r>
      <w:r w:rsidR="00EE2F41" w:rsidRPr="00427FCB">
        <w:rPr>
          <w:rFonts w:ascii="Calibri" w:eastAsia="Calibri" w:hAnsi="Calibri" w:cs="Calibri"/>
          <w:sz w:val="24"/>
          <w:szCs w:val="24"/>
        </w:rPr>
        <w:t xml:space="preserve">the </w:t>
      </w:r>
      <w:r w:rsidR="00CF79D8" w:rsidRPr="00427FCB">
        <w:rPr>
          <w:rFonts w:ascii="Calibri" w:eastAsia="Calibri" w:hAnsi="Calibri" w:cs="Calibri"/>
          <w:sz w:val="24"/>
          <w:szCs w:val="24"/>
        </w:rPr>
        <w:t>AlphaTims</w:t>
      </w:r>
      <w:r w:rsidR="00EE2F41" w:rsidRPr="00427FCB">
        <w:rPr>
          <w:rFonts w:ascii="Calibri" w:eastAsia="Calibri" w:hAnsi="Calibri" w:cs="Calibri"/>
          <w:sz w:val="24"/>
          <w:szCs w:val="24"/>
        </w:rPr>
        <w:t>)</w:t>
      </w:r>
      <w:r w:rsidRPr="00427FCB">
        <w:rPr>
          <w:rFonts w:ascii="Calibri" w:eastAsia="Calibri" w:hAnsi="Calibri" w:cs="Calibri"/>
          <w:sz w:val="24"/>
          <w:szCs w:val="24"/>
        </w:rPr>
        <w:t>.</w:t>
      </w:r>
      <w:r w:rsidR="00EE2F41" w:rsidRPr="00427FCB">
        <w:rPr>
          <w:rFonts w:ascii="Calibri" w:eastAsia="Calibri" w:hAnsi="Calibri" w:cs="Calibri"/>
          <w:sz w:val="24"/>
          <w:szCs w:val="24"/>
        </w:rPr>
        <w:t xml:space="preserve"> </w:t>
      </w:r>
      <w:r w:rsidRPr="00427FCB">
        <w:rPr>
          <w:rFonts w:ascii="Calibri" w:eastAsia="Calibri" w:hAnsi="Calibri" w:cs="Calibri"/>
          <w:sz w:val="24"/>
          <w:szCs w:val="24"/>
        </w:rPr>
        <w:t>You can now use</w:t>
      </w:r>
      <w:r w:rsidR="00EE2F41" w:rsidRPr="00427FCB">
        <w:rPr>
          <w:rFonts w:ascii="Calibri" w:eastAsia="Calibri" w:hAnsi="Calibri" w:cs="Calibri"/>
          <w:sz w:val="24"/>
          <w:szCs w:val="24"/>
        </w:rPr>
        <w:t xml:space="preserve"> </w:t>
      </w:r>
      <w:r w:rsidRPr="00427FCB">
        <w:rPr>
          <w:rFonts w:ascii="Calibri" w:eastAsia="Calibri" w:hAnsi="Calibri" w:cs="Calibri"/>
          <w:sz w:val="24"/>
          <w:szCs w:val="24"/>
        </w:rPr>
        <w:t>AlphaTims</w:t>
      </w:r>
      <w:r w:rsidR="00EE2F41" w:rsidRPr="00427FCB">
        <w:rPr>
          <w:rFonts w:ascii="Calibri" w:eastAsia="Calibri" w:hAnsi="Calibri" w:cs="Calibri"/>
          <w:sz w:val="24"/>
          <w:szCs w:val="24"/>
        </w:rPr>
        <w:t>.</w:t>
      </w:r>
    </w:p>
    <w:p w14:paraId="5E4B5498" w14:textId="77777777" w:rsidR="004C0525" w:rsidRPr="00EE2F41" w:rsidRDefault="004C0525" w:rsidP="00733065">
      <w:pPr>
        <w:widowControl w:val="0"/>
        <w:spacing w:before="216" w:line="281" w:lineRule="auto"/>
        <w:ind w:left="362"/>
        <w:jc w:val="both"/>
        <w:rPr>
          <w:rFonts w:ascii="Calibri" w:eastAsia="Calibri" w:hAnsi="Calibri" w:cs="Calibri"/>
          <w:sz w:val="24"/>
          <w:szCs w:val="24"/>
        </w:rPr>
      </w:pPr>
    </w:p>
    <w:p w14:paraId="5DFA7AFD" w14:textId="140C051C" w:rsidR="00EE2F41" w:rsidRPr="00292F47" w:rsidRDefault="00EE2F41" w:rsidP="00733065">
      <w:pPr>
        <w:pStyle w:val="Heading2"/>
      </w:pPr>
      <w:bookmarkStart w:id="18" w:name="_Toc66208219"/>
      <w:r w:rsidRPr="004C0525">
        <w:t>MacOS</w:t>
      </w:r>
      <w:bookmarkEnd w:id="18"/>
      <w:r w:rsidRPr="00292F47">
        <w:t xml:space="preserve"> </w:t>
      </w:r>
    </w:p>
    <w:p w14:paraId="79B49F36" w14:textId="3D9466CD" w:rsidR="0040531D" w:rsidRPr="00F26886" w:rsidRDefault="00EE2F41" w:rsidP="0040531D">
      <w:pPr>
        <w:pStyle w:val="ListParagraph"/>
        <w:widowControl w:val="0"/>
        <w:numPr>
          <w:ilvl w:val="0"/>
          <w:numId w:val="7"/>
        </w:numPr>
        <w:spacing w:before="216" w:line="281" w:lineRule="auto"/>
        <w:contextualSpacing w:val="0"/>
        <w:jc w:val="both"/>
        <w:rPr>
          <w:rFonts w:ascii="Calibri" w:eastAsia="Calibri" w:hAnsi="Calibri" w:cs="Calibri"/>
          <w:b/>
          <w:color w:val="045082"/>
          <w:sz w:val="24"/>
          <w:szCs w:val="24"/>
        </w:rPr>
      </w:pPr>
      <w:r w:rsidRPr="00EE2F41">
        <w:rPr>
          <w:rFonts w:ascii="Calibri" w:eastAsia="Calibri" w:hAnsi="Calibri" w:cs="Calibri"/>
          <w:sz w:val="24"/>
          <w:szCs w:val="24"/>
        </w:rPr>
        <w:t xml:space="preserve">Download </w:t>
      </w:r>
      <w:hyperlink r:id="rId25" w:history="1">
        <w:r w:rsidRPr="00EE2F41">
          <w:rPr>
            <w:rStyle w:val="Hyperlink"/>
            <w:rFonts w:ascii="Calibri" w:eastAsia="Calibri" w:hAnsi="Calibri" w:cs="Calibri"/>
            <w:sz w:val="24"/>
            <w:szCs w:val="24"/>
          </w:rPr>
          <w:t>the latest release</w:t>
        </w:r>
      </w:hyperlink>
      <w:r w:rsidRPr="00EE2F41">
        <w:rPr>
          <w:rFonts w:ascii="Calibri" w:eastAsia="Calibri" w:hAnsi="Calibri" w:cs="Calibri"/>
          <w:sz w:val="24"/>
          <w:szCs w:val="24"/>
        </w:rPr>
        <w:t xml:space="preserve"> for </w:t>
      </w:r>
      <w:r w:rsidR="00FB3338">
        <w:rPr>
          <w:rFonts w:ascii="Calibri" w:eastAsia="Calibri" w:hAnsi="Calibri" w:cs="Calibri"/>
          <w:sz w:val="24"/>
          <w:szCs w:val="24"/>
        </w:rPr>
        <w:t>m</w:t>
      </w:r>
      <w:r>
        <w:rPr>
          <w:rFonts w:ascii="Calibri" w:eastAsia="Calibri" w:hAnsi="Calibri" w:cs="Calibri"/>
          <w:sz w:val="24"/>
          <w:szCs w:val="24"/>
        </w:rPr>
        <w:t>acOS</w:t>
      </w:r>
      <w:r w:rsidRPr="00EE2F41">
        <w:rPr>
          <w:rFonts w:ascii="Calibri" w:eastAsia="Calibri" w:hAnsi="Calibri" w:cs="Calibri"/>
          <w:sz w:val="24"/>
          <w:szCs w:val="24"/>
        </w:rPr>
        <w:t xml:space="preserve"> (</w:t>
      </w:r>
      <w:r w:rsidR="00CF79D8">
        <w:rPr>
          <w:rFonts w:ascii="Calibri" w:eastAsia="Calibri" w:hAnsi="Calibri" w:cs="Calibri"/>
          <w:sz w:val="24"/>
          <w:szCs w:val="24"/>
        </w:rPr>
        <w:t>alphatims</w:t>
      </w:r>
      <w:r>
        <w:rPr>
          <w:rFonts w:ascii="Calibri" w:eastAsia="Calibri" w:hAnsi="Calibri" w:cs="Calibri"/>
          <w:sz w:val="24"/>
          <w:szCs w:val="24"/>
        </w:rPr>
        <w:t>.app.zip</w:t>
      </w:r>
      <w:r w:rsidRPr="00EE2F41">
        <w:rPr>
          <w:rFonts w:ascii="Calibri" w:eastAsia="Calibri" w:hAnsi="Calibri" w:cs="Calibri"/>
          <w:sz w:val="24"/>
          <w:szCs w:val="24"/>
        </w:rPr>
        <w:t>) from the GitHub repository</w:t>
      </w:r>
      <w:r>
        <w:rPr>
          <w:rFonts w:ascii="Calibri" w:eastAsia="Calibri" w:hAnsi="Calibri" w:cs="Calibri"/>
          <w:sz w:val="24"/>
          <w:szCs w:val="24"/>
        </w:rPr>
        <w:t xml:space="preserve">, unzip the file and move </w:t>
      </w:r>
      <w:r w:rsidRPr="00EE2F41">
        <w:rPr>
          <w:rFonts w:ascii="Calibri" w:eastAsia="Calibri" w:hAnsi="Calibri" w:cs="Calibri"/>
          <w:sz w:val="24"/>
          <w:szCs w:val="24"/>
        </w:rPr>
        <w:t>it to your applications folder</w:t>
      </w:r>
      <w:r>
        <w:rPr>
          <w:rFonts w:ascii="Calibri" w:eastAsia="Calibri" w:hAnsi="Calibri" w:cs="Calibri"/>
          <w:sz w:val="24"/>
          <w:szCs w:val="24"/>
        </w:rPr>
        <w:t xml:space="preserve">. By doing </w:t>
      </w:r>
      <w:r w:rsidR="0040531D">
        <w:rPr>
          <w:rFonts w:ascii="Calibri" w:eastAsia="Calibri" w:hAnsi="Calibri" w:cs="Calibri"/>
          <w:sz w:val="24"/>
          <w:szCs w:val="24"/>
        </w:rPr>
        <w:t>so</w:t>
      </w:r>
      <w:r>
        <w:rPr>
          <w:rFonts w:ascii="Calibri" w:eastAsia="Calibri" w:hAnsi="Calibri" w:cs="Calibri"/>
          <w:sz w:val="24"/>
          <w:szCs w:val="24"/>
        </w:rPr>
        <w:t xml:space="preserve">, you accept the terms of the </w:t>
      </w:r>
      <w:r w:rsidR="00CF79D8">
        <w:rPr>
          <w:rFonts w:ascii="Calibri" w:eastAsia="Calibri" w:hAnsi="Calibri" w:cs="Calibri"/>
          <w:sz w:val="24"/>
          <w:szCs w:val="24"/>
        </w:rPr>
        <w:t>AlphaTims</w:t>
      </w:r>
      <w:r>
        <w:rPr>
          <w:rFonts w:ascii="Calibri" w:eastAsia="Calibri" w:hAnsi="Calibri" w:cs="Calibri"/>
          <w:sz w:val="24"/>
          <w:szCs w:val="24"/>
        </w:rPr>
        <w:t xml:space="preserve"> license agreement and all third-party licenses.</w:t>
      </w:r>
    </w:p>
    <w:p w14:paraId="3163BCD9" w14:textId="5CA79960" w:rsidR="002B3D30" w:rsidRPr="00F26886" w:rsidRDefault="00E167C0" w:rsidP="00F26886">
      <w:pPr>
        <w:pStyle w:val="ListParagraph"/>
        <w:widowControl w:val="0"/>
        <w:numPr>
          <w:ilvl w:val="0"/>
          <w:numId w:val="7"/>
        </w:numPr>
        <w:spacing w:before="216" w:line="281" w:lineRule="auto"/>
        <w:contextualSpacing w:val="0"/>
        <w:jc w:val="both"/>
        <w:rPr>
          <w:rFonts w:ascii="Calibri" w:eastAsia="Calibri" w:hAnsi="Calibri" w:cs="Calibri"/>
          <w:sz w:val="24"/>
          <w:szCs w:val="24"/>
        </w:rPr>
      </w:pPr>
      <w:r w:rsidRPr="00F26886">
        <w:rPr>
          <w:rFonts w:ascii="Calibri" w:eastAsia="Calibri" w:hAnsi="Calibri" w:cs="Calibri"/>
          <w:sz w:val="24"/>
          <w:szCs w:val="24"/>
        </w:rPr>
        <w:t>Launch</w:t>
      </w:r>
      <w:r w:rsidR="00EE2F41" w:rsidRPr="00F26886">
        <w:rPr>
          <w:rFonts w:ascii="Calibri" w:eastAsia="Calibri" w:hAnsi="Calibri" w:cs="Calibri"/>
          <w:sz w:val="24"/>
          <w:szCs w:val="24"/>
        </w:rPr>
        <w:t xml:space="preserve"> the file and take into account that the </w:t>
      </w:r>
      <w:r w:rsidRPr="00F26886">
        <w:rPr>
          <w:rFonts w:ascii="Calibri" w:eastAsia="Calibri" w:hAnsi="Calibri" w:cs="Calibri"/>
          <w:sz w:val="24"/>
          <w:szCs w:val="24"/>
        </w:rPr>
        <w:t>first opening</w:t>
      </w:r>
      <w:r w:rsidR="00FB3338" w:rsidRPr="00F26886">
        <w:rPr>
          <w:rFonts w:ascii="Calibri" w:eastAsia="Calibri" w:hAnsi="Calibri" w:cs="Calibri"/>
          <w:sz w:val="24"/>
          <w:szCs w:val="24"/>
        </w:rPr>
        <w:t xml:space="preserve"> of the tool on m</w:t>
      </w:r>
      <w:r w:rsidRPr="00F26886">
        <w:rPr>
          <w:rFonts w:ascii="Calibri" w:eastAsia="Calibri" w:hAnsi="Calibri" w:cs="Calibri"/>
          <w:sz w:val="24"/>
          <w:szCs w:val="24"/>
        </w:rPr>
        <w:t>acOS</w:t>
      </w:r>
      <w:r w:rsidR="00EE2F41" w:rsidRPr="00F26886">
        <w:rPr>
          <w:rFonts w:ascii="Calibri" w:eastAsia="Calibri" w:hAnsi="Calibri" w:cs="Calibri"/>
          <w:sz w:val="24"/>
          <w:szCs w:val="24"/>
        </w:rPr>
        <w:t xml:space="preserve"> takes a long time to load</w:t>
      </w:r>
      <w:r w:rsidR="00B75E83" w:rsidRPr="00F26886">
        <w:rPr>
          <w:rFonts w:ascii="Calibri" w:eastAsia="Calibri" w:hAnsi="Calibri" w:cs="Calibri"/>
          <w:sz w:val="24"/>
          <w:szCs w:val="24"/>
        </w:rPr>
        <w:t>. The loading time</w:t>
      </w:r>
      <w:r w:rsidRPr="00F26886">
        <w:rPr>
          <w:rFonts w:ascii="Calibri" w:eastAsia="Calibri" w:hAnsi="Calibri" w:cs="Calibri"/>
          <w:sz w:val="24"/>
          <w:szCs w:val="24"/>
        </w:rPr>
        <w:t xml:space="preserve"> </w:t>
      </w:r>
      <w:r w:rsidR="00B75E83" w:rsidRPr="00F26886">
        <w:rPr>
          <w:rFonts w:ascii="Calibri" w:eastAsia="Calibri" w:hAnsi="Calibri" w:cs="Calibri"/>
          <w:sz w:val="24"/>
          <w:szCs w:val="24"/>
        </w:rPr>
        <w:t>will</w:t>
      </w:r>
      <w:r w:rsidR="00EE2F41" w:rsidRPr="00F26886">
        <w:rPr>
          <w:rFonts w:ascii="Calibri" w:eastAsia="Calibri" w:hAnsi="Calibri" w:cs="Calibri"/>
          <w:sz w:val="24"/>
          <w:szCs w:val="24"/>
        </w:rPr>
        <w:t xml:space="preserve"> be significantly </w:t>
      </w:r>
      <w:r w:rsidR="00B75E83" w:rsidRPr="00F26886">
        <w:rPr>
          <w:rFonts w:ascii="Calibri" w:eastAsia="Calibri" w:hAnsi="Calibri" w:cs="Calibri"/>
          <w:sz w:val="24"/>
          <w:szCs w:val="24"/>
        </w:rPr>
        <w:t>reduced upon the second launch</w:t>
      </w:r>
      <w:r w:rsidR="00EE2F41" w:rsidRPr="00F26886">
        <w:rPr>
          <w:rFonts w:ascii="Calibri" w:eastAsia="Calibri" w:hAnsi="Calibri" w:cs="Calibri"/>
          <w:sz w:val="24"/>
          <w:szCs w:val="24"/>
        </w:rPr>
        <w:t>.</w:t>
      </w:r>
    </w:p>
    <w:p w14:paraId="69A09213" w14:textId="2277DFF1" w:rsidR="002B3D30" w:rsidRPr="00DB2D44" w:rsidRDefault="002B3D30" w:rsidP="00F26886">
      <w:pPr>
        <w:pStyle w:val="ListParagraph"/>
        <w:widowControl w:val="0"/>
        <w:numPr>
          <w:ilvl w:val="0"/>
          <w:numId w:val="7"/>
        </w:numPr>
        <w:spacing w:before="216" w:line="281" w:lineRule="auto"/>
        <w:contextualSpacing w:val="0"/>
        <w:jc w:val="both"/>
      </w:pPr>
      <w:r w:rsidRPr="00F26886">
        <w:rPr>
          <w:rFonts w:ascii="Calibri" w:eastAsia="Calibri" w:hAnsi="Calibri" w:cs="Calibri"/>
          <w:sz w:val="24"/>
          <w:szCs w:val="24"/>
        </w:rPr>
        <w:t xml:space="preserve">A new tab should have been opened in your default </w:t>
      </w:r>
      <w:commentRangeStart w:id="19"/>
      <w:r w:rsidRPr="00F26886">
        <w:rPr>
          <w:rFonts w:ascii="Calibri" w:eastAsia="Calibri" w:hAnsi="Calibri" w:cs="Calibri"/>
          <w:sz w:val="24"/>
          <w:szCs w:val="24"/>
        </w:rPr>
        <w:t xml:space="preserve">browser </w:t>
      </w:r>
      <w:commentRangeEnd w:id="19"/>
      <w:r>
        <w:rPr>
          <w:rStyle w:val="CommentReference"/>
        </w:rPr>
        <w:commentReference w:id="19"/>
      </w:r>
      <w:r w:rsidRPr="00F26886">
        <w:rPr>
          <w:rFonts w:ascii="Calibri" w:eastAsia="Calibri" w:hAnsi="Calibri" w:cs="Calibri"/>
          <w:sz w:val="24"/>
          <w:szCs w:val="24"/>
        </w:rPr>
        <w:t>(Google Chrome or Mozilla Firefox are suggested for the fast running of the AlphaTims). You can now use AlphaTims.</w:t>
      </w:r>
    </w:p>
    <w:p w14:paraId="6BD6F451" w14:textId="77777777" w:rsidR="00DB2D44" w:rsidRDefault="00DB2D44" w:rsidP="00DB2D44">
      <w:pPr>
        <w:pStyle w:val="ListParagraph"/>
        <w:widowControl w:val="0"/>
        <w:spacing w:before="216" w:line="281" w:lineRule="auto"/>
        <w:ind w:left="724"/>
        <w:contextualSpacing w:val="0"/>
        <w:jc w:val="both"/>
      </w:pPr>
    </w:p>
    <w:p w14:paraId="155C09B9" w14:textId="583374EC" w:rsidR="00050C30" w:rsidRDefault="00050C30" w:rsidP="00F26886">
      <w:pPr>
        <w:ind w:left="720"/>
        <w:jc w:val="both"/>
        <w:rPr>
          <w:rFonts w:ascii="Calibri" w:eastAsia="Calibri" w:hAnsi="Calibri" w:cs="Calibri"/>
          <w:sz w:val="24"/>
          <w:szCs w:val="24"/>
        </w:rPr>
      </w:pPr>
      <w:r>
        <w:rPr>
          <w:rFonts w:ascii="Calibri" w:eastAsia="Calibri" w:hAnsi="Calibri" w:cs="Calibri"/>
          <w:sz w:val="24"/>
          <w:szCs w:val="24"/>
        </w:rPr>
        <w:t>* If you get a pop-up message “</w:t>
      </w:r>
      <w:r w:rsidRPr="00050C30">
        <w:rPr>
          <w:rFonts w:ascii="Calibri" w:eastAsia="Calibri" w:hAnsi="Calibri" w:cs="Calibri"/>
          <w:sz w:val="24"/>
          <w:szCs w:val="24"/>
        </w:rPr>
        <w:t>Do you want the application “python3.8” to accept</w:t>
      </w:r>
      <w:r>
        <w:rPr>
          <w:rFonts w:ascii="Calibri" w:eastAsia="Calibri" w:hAnsi="Calibri" w:cs="Calibri"/>
          <w:sz w:val="24"/>
          <w:szCs w:val="24"/>
        </w:rPr>
        <w:t xml:space="preserve"> incoming network connections?”, just click “Yes” button.</w:t>
      </w:r>
    </w:p>
    <w:p w14:paraId="2F1A5B17" w14:textId="77777777" w:rsidR="00050C30" w:rsidRDefault="00050C30" w:rsidP="00F26886">
      <w:pPr>
        <w:ind w:left="720"/>
        <w:jc w:val="both"/>
        <w:rPr>
          <w:rFonts w:ascii="Calibri" w:eastAsia="Calibri" w:hAnsi="Calibri" w:cs="Calibri"/>
          <w:sz w:val="24"/>
          <w:szCs w:val="24"/>
        </w:rPr>
      </w:pPr>
    </w:p>
    <w:p w14:paraId="41D7C6A4" w14:textId="109A953D" w:rsidR="004C0525" w:rsidRDefault="00E167C0" w:rsidP="00F26886">
      <w:pPr>
        <w:ind w:left="720"/>
        <w:jc w:val="both"/>
        <w:rPr>
          <w:rFonts w:ascii="Calibri" w:eastAsia="Calibri" w:hAnsi="Calibri" w:cs="Calibri"/>
          <w:sz w:val="24"/>
          <w:szCs w:val="24"/>
        </w:rPr>
      </w:pPr>
      <w:r w:rsidRPr="00E167C0">
        <w:rPr>
          <w:rFonts w:ascii="Calibri" w:eastAsia="Calibri" w:hAnsi="Calibri" w:cs="Calibri"/>
          <w:sz w:val="24"/>
          <w:szCs w:val="24"/>
        </w:rPr>
        <w:t xml:space="preserve">* If nothing happens when you launch </w:t>
      </w:r>
      <w:r w:rsidR="00CF79D8">
        <w:rPr>
          <w:rFonts w:ascii="Calibri" w:eastAsia="Calibri" w:hAnsi="Calibri" w:cs="Calibri"/>
          <w:sz w:val="24"/>
          <w:szCs w:val="24"/>
        </w:rPr>
        <w:t>AlphaTims</w:t>
      </w:r>
      <w:r w:rsidRPr="00E167C0">
        <w:rPr>
          <w:rFonts w:ascii="Calibri" w:eastAsia="Calibri" w:hAnsi="Calibri" w:cs="Calibri"/>
          <w:sz w:val="24"/>
          <w:szCs w:val="24"/>
        </w:rPr>
        <w:t xml:space="preserve">, you might need to grant </w:t>
      </w:r>
      <w:r w:rsidR="00FB3338">
        <w:rPr>
          <w:rFonts w:ascii="Calibri" w:eastAsia="Calibri" w:hAnsi="Calibri" w:cs="Calibri"/>
          <w:sz w:val="24"/>
          <w:szCs w:val="24"/>
        </w:rPr>
        <w:t>it permissions by going to the m</w:t>
      </w:r>
      <w:r w:rsidRPr="00E167C0">
        <w:rPr>
          <w:rFonts w:ascii="Calibri" w:eastAsia="Calibri" w:hAnsi="Calibri" w:cs="Calibri"/>
          <w:sz w:val="24"/>
          <w:szCs w:val="24"/>
        </w:rPr>
        <w:t>acOS menu "System Preferences | Security &amp; Privacy | General". If the problem still</w:t>
      </w:r>
      <w:r w:rsidR="00FB3338">
        <w:rPr>
          <w:rFonts w:ascii="Calibri" w:eastAsia="Calibri" w:hAnsi="Calibri" w:cs="Calibri"/>
          <w:sz w:val="24"/>
          <w:szCs w:val="24"/>
        </w:rPr>
        <w:t xml:space="preserve"> persists, it is possible that m</w:t>
      </w:r>
      <w:r w:rsidRPr="00E167C0">
        <w:rPr>
          <w:rFonts w:ascii="Calibri" w:eastAsia="Calibri" w:hAnsi="Calibri" w:cs="Calibri"/>
          <w:sz w:val="24"/>
          <w:szCs w:val="24"/>
        </w:rPr>
        <w:t xml:space="preserve">acOS already quarantined the </w:t>
      </w:r>
      <w:r w:rsidR="00CF79D8">
        <w:rPr>
          <w:rFonts w:ascii="Calibri" w:eastAsia="Calibri" w:hAnsi="Calibri" w:cs="Calibri"/>
          <w:sz w:val="24"/>
          <w:szCs w:val="24"/>
        </w:rPr>
        <w:t>AlphaTims</w:t>
      </w:r>
      <w:r w:rsidRPr="00E167C0">
        <w:rPr>
          <w:rFonts w:ascii="Calibri" w:eastAsia="Calibri" w:hAnsi="Calibri" w:cs="Calibri"/>
          <w:sz w:val="24"/>
          <w:szCs w:val="24"/>
        </w:rPr>
        <w:t xml:space="preserve"> app. It can be removed from quarantine by running </w:t>
      </w:r>
      <w:r>
        <w:rPr>
          <w:rFonts w:ascii="Calibri" w:eastAsia="Calibri" w:hAnsi="Calibri" w:cs="Calibri"/>
          <w:sz w:val="24"/>
          <w:szCs w:val="24"/>
        </w:rPr>
        <w:t>&lt;</w:t>
      </w:r>
      <w:r w:rsidRPr="00E167C0">
        <w:rPr>
          <w:rFonts w:ascii="Calibri" w:eastAsia="Calibri" w:hAnsi="Calibri" w:cs="Calibri"/>
          <w:i/>
          <w:sz w:val="24"/>
          <w:szCs w:val="24"/>
        </w:rPr>
        <w:t xml:space="preserve">xattr -dr com.apple.quarantine </w:t>
      </w:r>
      <w:r w:rsidR="00CF79D8">
        <w:rPr>
          <w:rFonts w:ascii="Calibri" w:eastAsia="Calibri" w:hAnsi="Calibri" w:cs="Calibri"/>
          <w:i/>
          <w:sz w:val="24"/>
          <w:szCs w:val="24"/>
        </w:rPr>
        <w:t>AlphaTims</w:t>
      </w:r>
      <w:r w:rsidRPr="00E167C0">
        <w:rPr>
          <w:rFonts w:ascii="Calibri" w:eastAsia="Calibri" w:hAnsi="Calibri" w:cs="Calibri"/>
          <w:i/>
          <w:sz w:val="24"/>
          <w:szCs w:val="24"/>
        </w:rPr>
        <w:t>.app</w:t>
      </w:r>
      <w:r>
        <w:rPr>
          <w:rFonts w:ascii="Calibri" w:eastAsia="Calibri" w:hAnsi="Calibri" w:cs="Calibri"/>
          <w:sz w:val="24"/>
          <w:szCs w:val="24"/>
        </w:rPr>
        <w:t>&gt; (copy everything between &lt;&gt;)</w:t>
      </w:r>
      <w:r w:rsidRPr="00E167C0">
        <w:rPr>
          <w:rFonts w:ascii="Calibri" w:eastAsia="Calibri" w:hAnsi="Calibri" w:cs="Calibri"/>
          <w:sz w:val="24"/>
          <w:szCs w:val="24"/>
        </w:rPr>
        <w:t xml:space="preserve"> in </w:t>
      </w:r>
      <w:r>
        <w:rPr>
          <w:rFonts w:ascii="Calibri" w:eastAsia="Calibri" w:hAnsi="Calibri" w:cs="Calibri"/>
          <w:sz w:val="24"/>
          <w:szCs w:val="24"/>
        </w:rPr>
        <w:t>your</w:t>
      </w:r>
      <w:r w:rsidR="008A25D2">
        <w:rPr>
          <w:rFonts w:ascii="Calibri" w:eastAsia="Calibri" w:hAnsi="Calibri" w:cs="Calibri"/>
          <w:sz w:val="24"/>
          <w:szCs w:val="24"/>
        </w:rPr>
        <w:t xml:space="preserve"> terminal </w:t>
      </w:r>
      <w:r w:rsidR="00FB3338">
        <w:rPr>
          <w:rFonts w:ascii="Calibri" w:eastAsia="Calibri" w:hAnsi="Calibri" w:cs="Calibri"/>
          <w:sz w:val="24"/>
          <w:szCs w:val="24"/>
        </w:rPr>
        <w:t>in the application</w:t>
      </w:r>
      <w:r w:rsidRPr="00E167C0">
        <w:rPr>
          <w:rFonts w:ascii="Calibri" w:eastAsia="Calibri" w:hAnsi="Calibri" w:cs="Calibri"/>
          <w:sz w:val="24"/>
          <w:szCs w:val="24"/>
        </w:rPr>
        <w:t xml:space="preserve"> folder where </w:t>
      </w:r>
      <w:commentRangeStart w:id="20"/>
      <w:commentRangeStart w:id="21"/>
      <w:r w:rsidR="00CF79D8">
        <w:rPr>
          <w:rFonts w:ascii="Calibri" w:eastAsia="Calibri" w:hAnsi="Calibri" w:cs="Calibri"/>
          <w:sz w:val="24"/>
          <w:szCs w:val="24"/>
        </w:rPr>
        <w:t>AlphaTims</w:t>
      </w:r>
      <w:commentRangeEnd w:id="20"/>
      <w:r w:rsidR="00427FCB">
        <w:rPr>
          <w:rStyle w:val="CommentReference"/>
        </w:rPr>
        <w:commentReference w:id="20"/>
      </w:r>
      <w:commentRangeEnd w:id="21"/>
      <w:r w:rsidR="00050C30">
        <w:rPr>
          <w:rStyle w:val="CommentReference"/>
        </w:rPr>
        <w:commentReference w:id="21"/>
      </w:r>
      <w:r w:rsidR="008A25D2">
        <w:rPr>
          <w:rFonts w:ascii="Calibri" w:eastAsia="Calibri" w:hAnsi="Calibri" w:cs="Calibri"/>
          <w:sz w:val="24"/>
          <w:szCs w:val="24"/>
        </w:rPr>
        <w:t>.app is located</w:t>
      </w:r>
      <w:r w:rsidRPr="00E167C0">
        <w:rPr>
          <w:rFonts w:ascii="Calibri" w:eastAsia="Calibri" w:hAnsi="Calibri" w:cs="Calibri"/>
          <w:sz w:val="24"/>
          <w:szCs w:val="24"/>
        </w:rPr>
        <w:t>.</w:t>
      </w:r>
    </w:p>
    <w:p w14:paraId="05CD53BC" w14:textId="77DF8883" w:rsidR="00CF79D8" w:rsidRDefault="00CF79D8" w:rsidP="00733065">
      <w:pPr>
        <w:ind w:left="364"/>
        <w:jc w:val="both"/>
        <w:rPr>
          <w:rFonts w:ascii="Calibri" w:eastAsia="Calibri" w:hAnsi="Calibri" w:cs="Calibri"/>
          <w:sz w:val="24"/>
          <w:szCs w:val="24"/>
        </w:rPr>
      </w:pPr>
    </w:p>
    <w:p w14:paraId="02531EF8" w14:textId="5A2FE8E5" w:rsidR="00CF79D8" w:rsidRPr="00292F47" w:rsidRDefault="00CF79D8" w:rsidP="00733065">
      <w:pPr>
        <w:pStyle w:val="Heading2"/>
      </w:pPr>
      <w:bookmarkStart w:id="22" w:name="_Toc66208220"/>
      <w:r>
        <w:t>Linux</w:t>
      </w:r>
      <w:bookmarkEnd w:id="22"/>
      <w:r w:rsidRPr="00292F47">
        <w:t xml:space="preserve"> </w:t>
      </w:r>
    </w:p>
    <w:p w14:paraId="2AAAAA0B" w14:textId="776A247D" w:rsidR="00427FCB" w:rsidRDefault="00CF79D8" w:rsidP="000C2BB2">
      <w:pPr>
        <w:pStyle w:val="ListParagraph"/>
        <w:widowControl w:val="0"/>
        <w:numPr>
          <w:ilvl w:val="0"/>
          <w:numId w:val="9"/>
        </w:numPr>
        <w:spacing w:before="216" w:line="281" w:lineRule="auto"/>
        <w:contextualSpacing w:val="0"/>
        <w:jc w:val="both"/>
        <w:rPr>
          <w:rFonts w:ascii="Calibri" w:eastAsia="Calibri" w:hAnsi="Calibri" w:cs="Calibri"/>
          <w:sz w:val="24"/>
          <w:szCs w:val="24"/>
        </w:rPr>
      </w:pPr>
      <w:r w:rsidRPr="00427FCB">
        <w:rPr>
          <w:rFonts w:ascii="Calibri" w:eastAsia="Calibri" w:hAnsi="Calibri" w:cs="Calibri"/>
          <w:sz w:val="24"/>
          <w:szCs w:val="24"/>
        </w:rPr>
        <w:t xml:space="preserve">Download </w:t>
      </w:r>
      <w:hyperlink r:id="rId26" w:history="1">
        <w:r w:rsidRPr="00427FCB">
          <w:rPr>
            <w:rStyle w:val="Hyperlink"/>
            <w:rFonts w:ascii="Calibri" w:eastAsia="Calibri" w:hAnsi="Calibri" w:cs="Calibri"/>
            <w:sz w:val="24"/>
            <w:szCs w:val="24"/>
          </w:rPr>
          <w:t>the latest release</w:t>
        </w:r>
      </w:hyperlink>
      <w:r w:rsidRPr="00427FCB">
        <w:rPr>
          <w:rFonts w:ascii="Calibri" w:eastAsia="Calibri" w:hAnsi="Calibri" w:cs="Calibri"/>
          <w:sz w:val="24"/>
          <w:szCs w:val="24"/>
        </w:rPr>
        <w:t xml:space="preserve"> for Linux (alphatims) from the GitHub repository</w:t>
      </w:r>
      <w:r w:rsidR="00050C30">
        <w:rPr>
          <w:rFonts w:ascii="Calibri" w:eastAsia="Calibri" w:hAnsi="Calibri" w:cs="Calibri"/>
          <w:sz w:val="24"/>
          <w:szCs w:val="24"/>
        </w:rPr>
        <w:t>.</w:t>
      </w:r>
      <w:r w:rsidRPr="00427FCB">
        <w:rPr>
          <w:rFonts w:ascii="Calibri" w:eastAsia="Calibri" w:hAnsi="Calibri" w:cs="Calibri"/>
          <w:sz w:val="24"/>
          <w:szCs w:val="24"/>
        </w:rPr>
        <w:t xml:space="preserve"> By doing it, you accept the terms of the AlphaTims license agreement and all third-party licenses.</w:t>
      </w:r>
    </w:p>
    <w:p w14:paraId="1023D1FE" w14:textId="22470443" w:rsidR="00427FCB" w:rsidRPr="00427FCB" w:rsidRDefault="00CF79D8" w:rsidP="00F26886">
      <w:pPr>
        <w:pStyle w:val="ListParagraph"/>
        <w:widowControl w:val="0"/>
        <w:numPr>
          <w:ilvl w:val="0"/>
          <w:numId w:val="9"/>
        </w:numPr>
        <w:spacing w:before="216" w:line="281" w:lineRule="auto"/>
        <w:contextualSpacing w:val="0"/>
        <w:jc w:val="both"/>
        <w:rPr>
          <w:rFonts w:ascii="Calibri" w:eastAsia="Calibri" w:hAnsi="Calibri" w:cs="Calibri"/>
          <w:sz w:val="24"/>
          <w:szCs w:val="24"/>
        </w:rPr>
      </w:pPr>
      <w:r w:rsidRPr="00427FCB">
        <w:rPr>
          <w:rFonts w:ascii="Calibri" w:eastAsia="Calibri" w:hAnsi="Calibri" w:cs="Calibri"/>
          <w:sz w:val="24"/>
          <w:szCs w:val="24"/>
        </w:rPr>
        <w:t xml:space="preserve">To launch the file drag-and-drop it in the terminal and </w:t>
      </w:r>
      <w:r w:rsidR="00427FCB">
        <w:rPr>
          <w:rFonts w:ascii="Calibri" w:eastAsia="Calibri" w:hAnsi="Calibri" w:cs="Calibri"/>
          <w:sz w:val="24"/>
          <w:szCs w:val="24"/>
        </w:rPr>
        <w:t>press enter to run AlphaTims.</w:t>
      </w:r>
    </w:p>
    <w:p w14:paraId="4D90C6EF" w14:textId="519909C2" w:rsidR="00427FCB" w:rsidRPr="00F26886" w:rsidRDefault="00427FCB" w:rsidP="00F26886">
      <w:pPr>
        <w:pStyle w:val="ListParagraph"/>
        <w:widowControl w:val="0"/>
        <w:numPr>
          <w:ilvl w:val="0"/>
          <w:numId w:val="9"/>
        </w:numPr>
        <w:spacing w:before="216" w:line="281" w:lineRule="auto"/>
        <w:contextualSpacing w:val="0"/>
        <w:jc w:val="both"/>
        <w:rPr>
          <w:rFonts w:ascii="Calibri" w:eastAsia="Calibri" w:hAnsi="Calibri" w:cs="Calibri"/>
          <w:b/>
          <w:color w:val="045082"/>
          <w:sz w:val="24"/>
          <w:szCs w:val="24"/>
        </w:rPr>
      </w:pPr>
      <w:r w:rsidRPr="00F26886">
        <w:rPr>
          <w:rFonts w:ascii="Calibri" w:eastAsia="Calibri" w:hAnsi="Calibri" w:cs="Calibri"/>
          <w:sz w:val="24"/>
          <w:szCs w:val="24"/>
        </w:rPr>
        <w:t>A new tab should have been opened in your default browser (Google Chrome or Mozilla Firefox are suggested for the fast running of the AlphaTims). You can now use AlphaTims.</w:t>
      </w:r>
      <w:r>
        <w:rPr>
          <w:rFonts w:ascii="Calibri" w:eastAsia="Calibri" w:hAnsi="Calibri" w:cs="Calibri"/>
          <w:sz w:val="24"/>
          <w:szCs w:val="24"/>
        </w:rPr>
        <w:t xml:space="preserve"> </w:t>
      </w:r>
    </w:p>
    <w:p w14:paraId="4A13E977" w14:textId="77777777" w:rsidR="00427FCB" w:rsidRPr="00427FCB" w:rsidRDefault="00427FCB" w:rsidP="00F26886">
      <w:pPr>
        <w:pStyle w:val="ListParagraph"/>
      </w:pPr>
    </w:p>
    <w:p w14:paraId="20227E3D" w14:textId="5E382AC0" w:rsidR="00CF79D8" w:rsidRDefault="00CF79D8" w:rsidP="00F26886">
      <w:pPr>
        <w:pStyle w:val="ListParagraph"/>
        <w:rPr>
          <w:rFonts w:ascii="Calibri" w:eastAsia="Calibri" w:hAnsi="Calibri" w:cs="Calibri"/>
          <w:sz w:val="24"/>
          <w:szCs w:val="24"/>
        </w:rPr>
      </w:pPr>
      <w:r w:rsidRPr="00E167C0">
        <w:rPr>
          <w:rFonts w:ascii="Calibri" w:eastAsia="Calibri" w:hAnsi="Calibri" w:cs="Calibri"/>
          <w:sz w:val="24"/>
          <w:szCs w:val="24"/>
        </w:rPr>
        <w:t xml:space="preserve">* If nothing happens when you launch </w:t>
      </w:r>
      <w:r>
        <w:rPr>
          <w:rFonts w:ascii="Calibri" w:eastAsia="Calibri" w:hAnsi="Calibri" w:cs="Calibri"/>
          <w:sz w:val="24"/>
          <w:szCs w:val="24"/>
        </w:rPr>
        <w:t>AlphaTims</w:t>
      </w:r>
      <w:r w:rsidRPr="00E167C0">
        <w:rPr>
          <w:rFonts w:ascii="Calibri" w:eastAsia="Calibri" w:hAnsi="Calibri" w:cs="Calibri"/>
          <w:sz w:val="24"/>
          <w:szCs w:val="24"/>
        </w:rPr>
        <w:t xml:space="preserve">, you might need to grant </w:t>
      </w:r>
      <w:r>
        <w:rPr>
          <w:rFonts w:ascii="Calibri" w:eastAsia="Calibri" w:hAnsi="Calibri" w:cs="Calibri"/>
          <w:sz w:val="24"/>
          <w:szCs w:val="24"/>
        </w:rPr>
        <w:t xml:space="preserve">it permissions by </w:t>
      </w:r>
      <w:r w:rsidRPr="00E167C0">
        <w:rPr>
          <w:rFonts w:ascii="Calibri" w:eastAsia="Calibri" w:hAnsi="Calibri" w:cs="Calibri"/>
          <w:sz w:val="24"/>
          <w:szCs w:val="24"/>
        </w:rPr>
        <w:t xml:space="preserve">running </w:t>
      </w:r>
      <w:r>
        <w:rPr>
          <w:rFonts w:ascii="Calibri" w:eastAsia="Calibri" w:hAnsi="Calibri" w:cs="Calibri"/>
          <w:sz w:val="24"/>
          <w:szCs w:val="24"/>
        </w:rPr>
        <w:t>&lt;</w:t>
      </w:r>
      <w:commentRangeStart w:id="23"/>
      <w:r w:rsidRPr="00CF79D8">
        <w:rPr>
          <w:rFonts w:ascii="Calibri" w:eastAsia="Calibri" w:hAnsi="Calibri" w:cs="Calibri"/>
          <w:i/>
          <w:sz w:val="24"/>
          <w:szCs w:val="24"/>
        </w:rPr>
        <w:t>chmod +x alphatims</w:t>
      </w:r>
      <w:r>
        <w:rPr>
          <w:rFonts w:ascii="Calibri" w:eastAsia="Calibri" w:hAnsi="Calibri" w:cs="Calibri"/>
          <w:sz w:val="24"/>
          <w:szCs w:val="24"/>
        </w:rPr>
        <w:t xml:space="preserve">&gt; </w:t>
      </w:r>
      <w:commentRangeEnd w:id="23"/>
      <w:r w:rsidR="005E17C2">
        <w:rPr>
          <w:rStyle w:val="CommentReference"/>
        </w:rPr>
        <w:commentReference w:id="23"/>
      </w:r>
      <w:r>
        <w:rPr>
          <w:rFonts w:ascii="Calibri" w:eastAsia="Calibri" w:hAnsi="Calibri" w:cs="Calibri"/>
          <w:sz w:val="24"/>
          <w:szCs w:val="24"/>
        </w:rPr>
        <w:t>(copy everything between &lt;&gt;)</w:t>
      </w:r>
      <w:r w:rsidRPr="00E167C0">
        <w:rPr>
          <w:rFonts w:ascii="Calibri" w:eastAsia="Calibri" w:hAnsi="Calibri" w:cs="Calibri"/>
          <w:sz w:val="24"/>
          <w:szCs w:val="24"/>
        </w:rPr>
        <w:t xml:space="preserve"> in </w:t>
      </w:r>
      <w:r>
        <w:rPr>
          <w:rFonts w:ascii="Calibri" w:eastAsia="Calibri" w:hAnsi="Calibri" w:cs="Calibri"/>
          <w:sz w:val="24"/>
          <w:szCs w:val="24"/>
        </w:rPr>
        <w:t>your terminal in the application</w:t>
      </w:r>
      <w:r w:rsidRPr="00E167C0">
        <w:rPr>
          <w:rFonts w:ascii="Calibri" w:eastAsia="Calibri" w:hAnsi="Calibri" w:cs="Calibri"/>
          <w:sz w:val="24"/>
          <w:szCs w:val="24"/>
        </w:rPr>
        <w:t xml:space="preserve"> folder where </w:t>
      </w:r>
      <w:r w:rsidR="00F26886">
        <w:rPr>
          <w:rFonts w:ascii="Calibri" w:eastAsia="Calibri" w:hAnsi="Calibri" w:cs="Calibri"/>
          <w:sz w:val="24"/>
          <w:szCs w:val="24"/>
        </w:rPr>
        <w:t>A</w:t>
      </w:r>
      <w:r>
        <w:rPr>
          <w:rFonts w:ascii="Calibri" w:eastAsia="Calibri" w:hAnsi="Calibri" w:cs="Calibri"/>
          <w:sz w:val="24"/>
          <w:szCs w:val="24"/>
        </w:rPr>
        <w:t>lpha</w:t>
      </w:r>
      <w:r w:rsidR="00F26886">
        <w:rPr>
          <w:rFonts w:ascii="Calibri" w:eastAsia="Calibri" w:hAnsi="Calibri" w:cs="Calibri"/>
          <w:sz w:val="24"/>
          <w:szCs w:val="24"/>
        </w:rPr>
        <w:t>T</w:t>
      </w:r>
      <w:r>
        <w:rPr>
          <w:rFonts w:ascii="Calibri" w:eastAsia="Calibri" w:hAnsi="Calibri" w:cs="Calibri"/>
          <w:sz w:val="24"/>
          <w:szCs w:val="24"/>
        </w:rPr>
        <w:t>ims is located</w:t>
      </w:r>
      <w:r w:rsidRPr="00E167C0">
        <w:rPr>
          <w:rFonts w:ascii="Calibri" w:eastAsia="Calibri" w:hAnsi="Calibri" w:cs="Calibri"/>
          <w:sz w:val="24"/>
          <w:szCs w:val="24"/>
        </w:rPr>
        <w:t>.</w:t>
      </w:r>
    </w:p>
    <w:p w14:paraId="3FB0E243" w14:textId="6033E0CF" w:rsidR="00AA3DF6" w:rsidRDefault="00AA3DF6" w:rsidP="00733065">
      <w:pPr>
        <w:rPr>
          <w:rFonts w:ascii="Calibri" w:eastAsia="Calibri" w:hAnsi="Calibri" w:cs="Calibri"/>
          <w:b/>
          <w:color w:val="045082"/>
          <w:sz w:val="40"/>
          <w:szCs w:val="40"/>
        </w:rPr>
      </w:pPr>
    </w:p>
    <w:p w14:paraId="32314E82" w14:textId="77777777" w:rsidR="002D6B3F" w:rsidRDefault="002D6B3F">
      <w:pPr>
        <w:rPr>
          <w:rFonts w:ascii="Calibri" w:eastAsia="Calibri" w:hAnsi="Calibri" w:cs="Calibri"/>
          <w:b/>
          <w:color w:val="045082"/>
          <w:sz w:val="40"/>
          <w:szCs w:val="40"/>
        </w:rPr>
      </w:pPr>
      <w:bookmarkStart w:id="24" w:name="_Toc66208221"/>
      <w:r>
        <w:br w:type="page"/>
      </w:r>
    </w:p>
    <w:p w14:paraId="5F5ECF08" w14:textId="5BE3188A" w:rsidR="007D25F9" w:rsidRDefault="0050396F" w:rsidP="00733065">
      <w:pPr>
        <w:pStyle w:val="Heading1"/>
      </w:pPr>
      <w:r>
        <w:lastRenderedPageBreak/>
        <w:t>How to use Alpha</w:t>
      </w:r>
      <w:r w:rsidR="007C4F97">
        <w:t>Tims</w:t>
      </w:r>
      <w:bookmarkEnd w:id="24"/>
    </w:p>
    <w:p w14:paraId="2C93B469" w14:textId="2C39255A" w:rsidR="007D25F9" w:rsidRDefault="0050396F" w:rsidP="00F254AA">
      <w:pPr>
        <w:widowControl w:val="0"/>
        <w:spacing w:line="281" w:lineRule="auto"/>
        <w:ind w:left="8" w:hanging="6"/>
        <w:jc w:val="center"/>
        <w:rPr>
          <w:rFonts w:ascii="Calibri" w:eastAsia="Calibri" w:hAnsi="Calibri" w:cs="Calibri"/>
          <w:sz w:val="24"/>
          <w:szCs w:val="24"/>
        </w:rPr>
      </w:pPr>
      <w:r>
        <w:rPr>
          <w:rFonts w:ascii="Calibri" w:eastAsia="Calibri" w:hAnsi="Calibri" w:cs="Calibri"/>
          <w:noProof/>
          <w:sz w:val="24"/>
          <w:szCs w:val="24"/>
        </w:rPr>
        <mc:AlternateContent>
          <mc:Choice Requires="wpg">
            <w:drawing>
              <wp:inline distT="114300" distB="114300" distL="114300" distR="114300" wp14:anchorId="3DB3745F" wp14:editId="28843BED">
                <wp:extent cx="2520000" cy="88200"/>
                <wp:effectExtent l="0" t="0" r="0" b="0"/>
                <wp:docPr id="7" name="Group 7"/>
                <wp:cNvGraphicFramePr/>
                <a:graphic xmlns:a="http://schemas.openxmlformats.org/drawingml/2006/main">
                  <a:graphicData uri="http://schemas.microsoft.com/office/word/2010/wordprocessingGroup">
                    <wpg:wgp>
                      <wpg:cNvGrpSpPr/>
                      <wpg:grpSpPr>
                        <a:xfrm>
                          <a:off x="0" y="0"/>
                          <a:ext cx="2520000" cy="88200"/>
                          <a:chOff x="3442325" y="1396325"/>
                          <a:chExt cx="2928300" cy="84525"/>
                        </a:xfrm>
                      </wpg:grpSpPr>
                      <wps:wsp>
                        <wps:cNvPr id="8" name="Straight Arrow Connector 8"/>
                        <wps:cNvCnPr/>
                        <wps:spPr>
                          <a:xfrm>
                            <a:off x="3442325" y="1396325"/>
                            <a:ext cx="2928300" cy="0"/>
                          </a:xfrm>
                          <a:prstGeom prst="straightConnector1">
                            <a:avLst/>
                          </a:prstGeom>
                          <a:noFill/>
                          <a:ln w="38100" cap="flat" cmpd="sng">
                            <a:solidFill>
                              <a:srgbClr val="045082"/>
                            </a:solidFill>
                            <a:prstDash val="solid"/>
                            <a:round/>
                            <a:headEnd type="none" w="med" len="med"/>
                            <a:tailEnd type="none" w="med" len="med"/>
                          </a:ln>
                        </wps:spPr>
                        <wps:bodyPr/>
                      </wps:wsp>
                      <wps:wsp>
                        <wps:cNvPr id="9" name="Straight Arrow Connector 9"/>
                        <wps:cNvCnPr/>
                        <wps:spPr>
                          <a:xfrm>
                            <a:off x="3442325" y="1480850"/>
                            <a:ext cx="2928300" cy="0"/>
                          </a:xfrm>
                          <a:prstGeom prst="straightConnector1">
                            <a:avLst/>
                          </a:prstGeom>
                          <a:noFill/>
                          <a:ln w="38100" cap="flat" cmpd="sng">
                            <a:solidFill>
                              <a:srgbClr val="045082"/>
                            </a:solidFill>
                            <a:prstDash val="solid"/>
                            <a:round/>
                            <a:headEnd type="none" w="med" len="med"/>
                            <a:tailEnd type="none" w="med" len="med"/>
                          </a:ln>
                        </wps:spPr>
                        <wps:bodyPr/>
                      </wps:w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inline distB="114300" distT="114300" distL="114300" distR="114300">
                <wp:extent cx="2520000" cy="88200"/>
                <wp:effectExtent b="0" l="0" r="0" t="0"/>
                <wp:docPr id="2" name="image11.png"/>
                <a:graphic>
                  <a:graphicData uri="http://schemas.openxmlformats.org/drawingml/2006/picture">
                    <pic:pic>
                      <pic:nvPicPr>
                        <pic:cNvPr id="0" name="image11.png"/>
                        <pic:cNvPicPr preferRelativeResize="0"/>
                      </pic:nvPicPr>
                      <pic:blipFill>
                        <a:blip r:embed="rId30"/>
                        <a:srcRect/>
                        <a:stretch>
                          <a:fillRect/>
                        </a:stretch>
                      </pic:blipFill>
                      <pic:spPr>
                        <a:xfrm>
                          <a:off x="0" y="0"/>
                          <a:ext cx="2520000" cy="88200"/>
                        </a:xfrm>
                        <a:prstGeom prst="rect"/>
                        <a:ln/>
                      </pic:spPr>
                    </pic:pic>
                  </a:graphicData>
                </a:graphic>
              </wp:inline>
            </w:drawing>
          </mc:Fallback>
        </mc:AlternateContent>
      </w:r>
    </w:p>
    <w:p w14:paraId="6361B7AD" w14:textId="77777777" w:rsidR="000D3B6D" w:rsidRDefault="000D3B6D" w:rsidP="00733065">
      <w:pPr>
        <w:widowControl w:val="0"/>
        <w:numPr>
          <w:ilvl w:val="0"/>
          <w:numId w:val="2"/>
        </w:numPr>
        <w:spacing w:before="216" w:after="200" w:line="281" w:lineRule="auto"/>
        <w:jc w:val="both"/>
        <w:rPr>
          <w:rFonts w:ascii="Calibri" w:eastAsia="Calibri" w:hAnsi="Calibri" w:cs="Calibri"/>
          <w:sz w:val="24"/>
          <w:szCs w:val="24"/>
        </w:rPr>
      </w:pPr>
      <w:commentRangeStart w:id="25"/>
      <w:r>
        <w:rPr>
          <w:rFonts w:ascii="Calibri" w:eastAsia="Calibri" w:hAnsi="Calibri" w:cs="Calibri"/>
          <w:sz w:val="24"/>
          <w:szCs w:val="24"/>
        </w:rPr>
        <w:t>Upload your dataset:</w:t>
      </w:r>
      <w:commentRangeEnd w:id="25"/>
      <w:r w:rsidR="004D25CF">
        <w:rPr>
          <w:rStyle w:val="CommentReference"/>
        </w:rPr>
        <w:commentReference w:id="25"/>
      </w:r>
    </w:p>
    <w:p w14:paraId="1365C1D6" w14:textId="0F8A3CAA" w:rsidR="000D3B6D" w:rsidRDefault="000D3B6D" w:rsidP="00733065">
      <w:pPr>
        <w:widowControl w:val="0"/>
        <w:numPr>
          <w:ilvl w:val="1"/>
          <w:numId w:val="2"/>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Provide the filepath to the </w:t>
      </w:r>
      <w:r w:rsidR="00D04C68">
        <w:rPr>
          <w:rFonts w:ascii="Calibri" w:eastAsia="Calibri" w:hAnsi="Calibri" w:cs="Calibri"/>
          <w:sz w:val="24"/>
          <w:szCs w:val="24"/>
        </w:rPr>
        <w:t xml:space="preserve">original </w:t>
      </w:r>
      <w:r>
        <w:rPr>
          <w:rFonts w:ascii="Calibri" w:eastAsia="Calibri" w:hAnsi="Calibri" w:cs="Calibri"/>
          <w:sz w:val="24"/>
          <w:szCs w:val="24"/>
        </w:rPr>
        <w:t>r</w:t>
      </w:r>
      <w:r w:rsidRPr="000D3B6D">
        <w:rPr>
          <w:rFonts w:ascii="Calibri" w:eastAsia="Calibri" w:hAnsi="Calibri" w:cs="Calibri"/>
          <w:sz w:val="24"/>
          <w:szCs w:val="24"/>
        </w:rPr>
        <w:t>aw Bruker</w:t>
      </w:r>
      <w:r>
        <w:rPr>
          <w:rFonts w:ascii="Calibri" w:eastAsia="Calibri" w:hAnsi="Calibri" w:cs="Calibri"/>
          <w:sz w:val="24"/>
          <w:szCs w:val="24"/>
        </w:rPr>
        <w:t xml:space="preserve"> .d folder</w:t>
      </w:r>
      <w:r w:rsidR="00D04C68">
        <w:rPr>
          <w:rFonts w:ascii="Calibri" w:eastAsia="Calibri" w:hAnsi="Calibri" w:cs="Calibri"/>
          <w:sz w:val="24"/>
          <w:szCs w:val="24"/>
        </w:rPr>
        <w:t xml:space="preserve">, or a </w:t>
      </w:r>
      <w:r w:rsidR="00461F71">
        <w:rPr>
          <w:rFonts w:ascii="Calibri" w:eastAsia="Calibri" w:hAnsi="Calibri" w:cs="Calibri"/>
          <w:sz w:val="24"/>
          <w:szCs w:val="24"/>
        </w:rPr>
        <w:t>saved</w:t>
      </w:r>
      <w:r w:rsidR="00D04C68">
        <w:rPr>
          <w:rFonts w:ascii="Calibri" w:eastAsia="Calibri" w:hAnsi="Calibri" w:cs="Calibri"/>
          <w:sz w:val="24"/>
          <w:szCs w:val="24"/>
        </w:rPr>
        <w:t xml:space="preserve"> .</w:t>
      </w:r>
      <w:commentRangeStart w:id="26"/>
      <w:commentRangeStart w:id="27"/>
      <w:r w:rsidR="00D04C68">
        <w:rPr>
          <w:rFonts w:ascii="Calibri" w:eastAsia="Calibri" w:hAnsi="Calibri" w:cs="Calibri"/>
          <w:sz w:val="24"/>
          <w:szCs w:val="24"/>
        </w:rPr>
        <w:t>hdf file</w:t>
      </w:r>
      <w:commentRangeEnd w:id="26"/>
      <w:r w:rsidR="000F2245">
        <w:rPr>
          <w:rStyle w:val="CommentReference"/>
        </w:rPr>
        <w:commentReference w:id="26"/>
      </w:r>
      <w:commentRangeEnd w:id="27"/>
      <w:r w:rsidR="00050C30">
        <w:rPr>
          <w:rStyle w:val="CommentReference"/>
        </w:rPr>
        <w:commentReference w:id="27"/>
      </w:r>
      <w:r w:rsidR="00D04C68">
        <w:rPr>
          <w:rFonts w:ascii="Calibri" w:eastAsia="Calibri" w:hAnsi="Calibri" w:cs="Calibri"/>
          <w:sz w:val="24"/>
          <w:szCs w:val="24"/>
        </w:rPr>
        <w:t xml:space="preserve">, </w:t>
      </w:r>
      <w:r>
        <w:rPr>
          <w:rFonts w:ascii="Calibri" w:eastAsia="Calibri" w:hAnsi="Calibri" w:cs="Calibri"/>
          <w:sz w:val="24"/>
          <w:szCs w:val="24"/>
        </w:rPr>
        <w:t>in the “</w:t>
      </w:r>
      <w:r w:rsidRPr="000D3B6D">
        <w:rPr>
          <w:rFonts w:ascii="Calibri" w:eastAsia="Calibri" w:hAnsi="Calibri" w:cs="Calibri"/>
          <w:sz w:val="24"/>
          <w:szCs w:val="24"/>
        </w:rPr>
        <w:t>Specify an experimental file:</w:t>
      </w:r>
      <w:r>
        <w:rPr>
          <w:rFonts w:ascii="Calibri" w:eastAsia="Calibri" w:hAnsi="Calibri" w:cs="Calibri"/>
          <w:sz w:val="24"/>
          <w:szCs w:val="24"/>
        </w:rPr>
        <w:t>” field, e.g.</w:t>
      </w:r>
      <w:r w:rsidR="00D04C68">
        <w:rPr>
          <w:rFonts w:ascii="Calibri" w:eastAsia="Calibri" w:hAnsi="Calibri" w:cs="Calibri"/>
          <w:sz w:val="24"/>
          <w:szCs w:val="24"/>
        </w:rPr>
        <w:tab/>
      </w:r>
      <w:r>
        <w:rPr>
          <w:rFonts w:ascii="Calibri" w:eastAsia="Calibri" w:hAnsi="Calibri" w:cs="Calibri"/>
          <w:sz w:val="24"/>
          <w:szCs w:val="24"/>
        </w:rPr>
        <w:t xml:space="preserve"> “</w:t>
      </w:r>
      <w:r w:rsidRPr="000D3B6D">
        <w:rPr>
          <w:rFonts w:ascii="Calibri" w:eastAsia="Calibri" w:hAnsi="Calibri" w:cs="Calibri"/>
          <w:sz w:val="24"/>
          <w:szCs w:val="24"/>
        </w:rPr>
        <w:t>D:\Bruker\20201207_tims03_Evo03_PS_SA_HeLa_200ng_EvoSep_prot_DDA_21min_8cm_S1-C10_1_22476.d</w:t>
      </w:r>
      <w:r>
        <w:rPr>
          <w:rFonts w:ascii="Calibri" w:eastAsia="Calibri" w:hAnsi="Calibri" w:cs="Calibri"/>
          <w:sz w:val="24"/>
          <w:szCs w:val="24"/>
        </w:rPr>
        <w:t xml:space="preserve">”.  </w:t>
      </w:r>
    </w:p>
    <w:p w14:paraId="49D2B1F2" w14:textId="0A6E286C" w:rsidR="00D04C68" w:rsidRDefault="00D04C68" w:rsidP="00733065">
      <w:pPr>
        <w:pStyle w:val="ListParagraph"/>
        <w:numPr>
          <w:ilvl w:val="1"/>
          <w:numId w:val="2"/>
        </w:numPr>
        <w:contextualSpacing w:val="0"/>
        <w:jc w:val="both"/>
        <w:rPr>
          <w:rFonts w:ascii="Calibri" w:eastAsia="Calibri" w:hAnsi="Calibri" w:cs="Calibri"/>
          <w:sz w:val="24"/>
          <w:szCs w:val="24"/>
        </w:rPr>
      </w:pPr>
      <w:r w:rsidRPr="00D04C68">
        <w:rPr>
          <w:rFonts w:ascii="Calibri" w:eastAsia="Calibri" w:hAnsi="Calibri" w:cs="Calibri"/>
          <w:sz w:val="24"/>
          <w:szCs w:val="24"/>
        </w:rPr>
        <w:t>P</w:t>
      </w:r>
      <w:r w:rsidR="001B4D7D">
        <w:rPr>
          <w:rFonts w:ascii="Calibri" w:eastAsia="Calibri" w:hAnsi="Calibri" w:cs="Calibri"/>
          <w:sz w:val="24"/>
          <w:szCs w:val="24"/>
        </w:rPr>
        <w:t xml:space="preserve">ress the "Upload Data" button. </w:t>
      </w:r>
      <w:r w:rsidRPr="00D04C68">
        <w:rPr>
          <w:rFonts w:ascii="Calibri" w:eastAsia="Calibri" w:hAnsi="Calibri" w:cs="Calibri"/>
          <w:sz w:val="24"/>
          <w:szCs w:val="24"/>
        </w:rPr>
        <w:t>The loading process is indicated by a spinner symbol.</w:t>
      </w:r>
      <w:r w:rsidR="00461F71">
        <w:rPr>
          <w:rFonts w:ascii="Calibri" w:eastAsia="Calibri" w:hAnsi="Calibri" w:cs="Calibri"/>
          <w:sz w:val="24"/>
          <w:szCs w:val="24"/>
        </w:rPr>
        <w:t xml:space="preserve"> To evaluate the required time to preload the</w:t>
      </w:r>
      <w:r w:rsidR="001B4D7D">
        <w:rPr>
          <w:rFonts w:ascii="Calibri" w:eastAsia="Calibri" w:hAnsi="Calibri" w:cs="Calibri"/>
          <w:sz w:val="24"/>
          <w:szCs w:val="24"/>
        </w:rPr>
        <w:t xml:space="preserve"> </w:t>
      </w:r>
      <w:r w:rsidR="00461F71">
        <w:rPr>
          <w:rFonts w:ascii="Calibri" w:eastAsia="Calibri" w:hAnsi="Calibri" w:cs="Calibri"/>
          <w:sz w:val="24"/>
          <w:szCs w:val="24"/>
        </w:rPr>
        <w:t>file into memory</w:t>
      </w:r>
      <w:r w:rsidR="001B4D7D">
        <w:rPr>
          <w:rFonts w:ascii="Calibri" w:eastAsia="Calibri" w:hAnsi="Calibri" w:cs="Calibri"/>
          <w:sz w:val="24"/>
          <w:szCs w:val="24"/>
        </w:rPr>
        <w:t xml:space="preserve"> take into account </w:t>
      </w:r>
      <w:hyperlink r:id="rId31" w:anchor="performance" w:history="1">
        <w:r w:rsidR="001B4D7D" w:rsidRPr="001B4D7D">
          <w:rPr>
            <w:rStyle w:val="Hyperlink"/>
            <w:rFonts w:ascii="Calibri" w:eastAsia="Calibri" w:hAnsi="Calibri" w:cs="Calibri"/>
            <w:sz w:val="24"/>
            <w:szCs w:val="24"/>
          </w:rPr>
          <w:t>the typical performance statistics</w:t>
        </w:r>
      </w:hyperlink>
      <w:r w:rsidR="001B4D7D">
        <w:rPr>
          <w:rFonts w:ascii="Calibri" w:eastAsia="Calibri" w:hAnsi="Calibri" w:cs="Calibri"/>
          <w:sz w:val="24"/>
          <w:szCs w:val="24"/>
        </w:rPr>
        <w:t xml:space="preserve"> for the </w:t>
      </w:r>
      <w:commentRangeStart w:id="28"/>
      <w:r w:rsidR="001B4D7D">
        <w:rPr>
          <w:rFonts w:ascii="Calibri" w:eastAsia="Calibri" w:hAnsi="Calibri" w:cs="Calibri"/>
          <w:sz w:val="24"/>
          <w:szCs w:val="24"/>
        </w:rPr>
        <w:t xml:space="preserve">reading of raw/HDF data. </w:t>
      </w:r>
      <w:commentRangeEnd w:id="28"/>
      <w:r w:rsidR="000F2245">
        <w:rPr>
          <w:rStyle w:val="CommentReference"/>
        </w:rPr>
        <w:commentReference w:id="28"/>
      </w:r>
    </w:p>
    <w:p w14:paraId="73515292" w14:textId="1B1F467C" w:rsidR="00174658" w:rsidRDefault="00174658" w:rsidP="00733065">
      <w:pPr>
        <w:widowControl w:val="0"/>
        <w:numPr>
          <w:ilvl w:val="1"/>
          <w:numId w:val="2"/>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Please, press the “Quit” button when your working session in AlphaTims is finished.</w:t>
      </w:r>
    </w:p>
    <w:p w14:paraId="11D99F1B" w14:textId="748332B7" w:rsidR="00174658" w:rsidRDefault="00174658" w:rsidP="00F254AA">
      <w:pPr>
        <w:widowControl w:val="0"/>
        <w:spacing w:before="216" w:after="200" w:line="281" w:lineRule="auto"/>
        <w:ind w:left="1080"/>
        <w:jc w:val="both"/>
        <w:rPr>
          <w:rFonts w:ascii="Calibri" w:eastAsia="Calibri" w:hAnsi="Calibri" w:cs="Calibri"/>
          <w:sz w:val="24"/>
          <w:szCs w:val="24"/>
        </w:rPr>
      </w:pPr>
      <w:r w:rsidRPr="00603E14">
        <w:rPr>
          <w:rFonts w:ascii="Calibri" w:eastAsia="Calibri" w:hAnsi="Calibri" w:cs="Calibri"/>
          <w:b/>
          <w:bCs/>
          <w:sz w:val="24"/>
          <w:szCs w:val="24"/>
          <w:u w:val="single"/>
        </w:rPr>
        <w:t>IMPORTANT WARNING</w:t>
      </w:r>
      <w:r w:rsidRPr="008A25D2">
        <w:rPr>
          <w:rFonts w:ascii="Calibri" w:eastAsia="Calibri" w:hAnsi="Calibri" w:cs="Calibri"/>
          <w:sz w:val="24"/>
          <w:szCs w:val="24"/>
        </w:rPr>
        <w:t>! If you just close the browser tab and do not press the "Quit" button, Alpha</w:t>
      </w:r>
      <w:r>
        <w:rPr>
          <w:rFonts w:ascii="Calibri" w:eastAsia="Calibri" w:hAnsi="Calibri" w:cs="Calibri"/>
          <w:sz w:val="24"/>
          <w:szCs w:val="24"/>
        </w:rPr>
        <w:t>Tims</w:t>
      </w:r>
      <w:r w:rsidRPr="008A25D2">
        <w:rPr>
          <w:rFonts w:ascii="Calibri" w:eastAsia="Calibri" w:hAnsi="Calibri" w:cs="Calibri"/>
          <w:sz w:val="24"/>
          <w:szCs w:val="24"/>
        </w:rPr>
        <w:t xml:space="preserve"> will keep running in the </w:t>
      </w:r>
      <w:commentRangeStart w:id="29"/>
      <w:r w:rsidRPr="008A25D2">
        <w:rPr>
          <w:rFonts w:ascii="Calibri" w:eastAsia="Calibri" w:hAnsi="Calibri" w:cs="Calibri"/>
          <w:sz w:val="24"/>
          <w:szCs w:val="24"/>
        </w:rPr>
        <w:t xml:space="preserve">background </w:t>
      </w:r>
      <w:commentRangeEnd w:id="29"/>
      <w:r w:rsidR="00F20DD5">
        <w:rPr>
          <w:rStyle w:val="CommentReference"/>
        </w:rPr>
        <w:commentReference w:id="29"/>
      </w:r>
      <w:r w:rsidRPr="008A25D2">
        <w:rPr>
          <w:rFonts w:ascii="Calibri" w:eastAsia="Calibri" w:hAnsi="Calibri" w:cs="Calibri"/>
          <w:sz w:val="24"/>
          <w:szCs w:val="24"/>
        </w:rPr>
        <w:t>(</w:t>
      </w:r>
      <w:r w:rsidR="00F765C2">
        <w:rPr>
          <w:rFonts w:ascii="Calibri" w:eastAsia="Calibri" w:hAnsi="Calibri" w:cs="Calibri"/>
          <w:sz w:val="24"/>
          <w:szCs w:val="24"/>
        </w:rPr>
        <w:t xml:space="preserve">possibly </w:t>
      </w:r>
      <w:r w:rsidRPr="008A25D2">
        <w:rPr>
          <w:rFonts w:ascii="Calibri" w:eastAsia="Calibri" w:hAnsi="Calibri" w:cs="Calibri"/>
          <w:sz w:val="24"/>
          <w:szCs w:val="24"/>
        </w:rPr>
        <w:t xml:space="preserve">using a </w:t>
      </w:r>
      <w:r>
        <w:rPr>
          <w:rFonts w:ascii="Calibri" w:eastAsia="Calibri" w:hAnsi="Calibri" w:cs="Calibri"/>
          <w:sz w:val="24"/>
          <w:szCs w:val="24"/>
        </w:rPr>
        <w:t>huge</w:t>
      </w:r>
      <w:r w:rsidRPr="008A25D2">
        <w:rPr>
          <w:rFonts w:ascii="Calibri" w:eastAsia="Calibri" w:hAnsi="Calibri" w:cs="Calibri"/>
          <w:sz w:val="24"/>
          <w:szCs w:val="24"/>
        </w:rPr>
        <w:t xml:space="preserve"> amount of RAM memory). This is especially important for </w:t>
      </w:r>
      <w:commentRangeStart w:id="30"/>
      <w:r>
        <w:rPr>
          <w:rFonts w:ascii="Calibri" w:eastAsia="Calibri" w:hAnsi="Calibri" w:cs="Calibri"/>
          <w:b/>
          <w:sz w:val="24"/>
          <w:szCs w:val="24"/>
        </w:rPr>
        <w:t>m</w:t>
      </w:r>
      <w:r w:rsidRPr="001D6052">
        <w:rPr>
          <w:rFonts w:ascii="Calibri" w:eastAsia="Calibri" w:hAnsi="Calibri" w:cs="Calibri"/>
          <w:b/>
          <w:sz w:val="24"/>
          <w:szCs w:val="24"/>
        </w:rPr>
        <w:t>acOS</w:t>
      </w:r>
      <w:commentRangeEnd w:id="30"/>
      <w:r w:rsidR="00F765C2">
        <w:rPr>
          <w:rStyle w:val="CommentReference"/>
        </w:rPr>
        <w:commentReference w:id="30"/>
      </w:r>
      <w:r w:rsidR="00603E14">
        <w:rPr>
          <w:rFonts w:ascii="Calibri" w:eastAsia="Calibri" w:hAnsi="Calibri" w:cs="Calibri"/>
          <w:b/>
          <w:sz w:val="24"/>
          <w:szCs w:val="24"/>
        </w:rPr>
        <w:t xml:space="preserve"> </w:t>
      </w:r>
      <w:r w:rsidR="00603E14" w:rsidRPr="00603E14">
        <w:rPr>
          <w:rFonts w:ascii="Calibri" w:eastAsia="Calibri" w:hAnsi="Calibri" w:cs="Calibri"/>
          <w:sz w:val="24"/>
          <w:szCs w:val="24"/>
        </w:rPr>
        <w:t>because of the non-showing terminal</w:t>
      </w:r>
      <w:r w:rsidRPr="00603E14">
        <w:rPr>
          <w:rFonts w:ascii="Calibri" w:eastAsia="Calibri" w:hAnsi="Calibri" w:cs="Calibri"/>
          <w:sz w:val="24"/>
          <w:szCs w:val="24"/>
        </w:rPr>
        <w:t>.</w:t>
      </w:r>
    </w:p>
    <w:p w14:paraId="55437D42" w14:textId="1BA9ADE4" w:rsidR="00174658" w:rsidRPr="00174658" w:rsidRDefault="00174658" w:rsidP="00733065">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r w:rsidRPr="00174658">
        <w:rPr>
          <w:rFonts w:ascii="Calibri" w:eastAsia="Calibri" w:hAnsi="Calibri" w:cs="Calibri"/>
          <w:sz w:val="24"/>
          <w:szCs w:val="24"/>
        </w:rPr>
        <w:t xml:space="preserve">If the specified file won’t have a .d/.hdf extension or </w:t>
      </w:r>
      <w:r w:rsidR="00461F71">
        <w:rPr>
          <w:rFonts w:ascii="Calibri" w:eastAsia="Calibri" w:hAnsi="Calibri" w:cs="Calibri"/>
          <w:sz w:val="24"/>
          <w:szCs w:val="24"/>
        </w:rPr>
        <w:t xml:space="preserve">it </w:t>
      </w:r>
      <w:r w:rsidRPr="00174658">
        <w:rPr>
          <w:rFonts w:ascii="Calibri" w:eastAsia="Calibri" w:hAnsi="Calibri" w:cs="Calibri"/>
          <w:sz w:val="24"/>
          <w:szCs w:val="24"/>
        </w:rPr>
        <w:t xml:space="preserve">will be </w:t>
      </w:r>
      <w:r w:rsidR="00461F71">
        <w:rPr>
          <w:rFonts w:ascii="Calibri" w:eastAsia="Calibri" w:hAnsi="Calibri" w:cs="Calibri"/>
          <w:sz w:val="24"/>
          <w:szCs w:val="24"/>
        </w:rPr>
        <w:t>im</w:t>
      </w:r>
      <w:r w:rsidRPr="00174658">
        <w:rPr>
          <w:rFonts w:ascii="Calibri" w:eastAsia="Calibri" w:hAnsi="Calibri" w:cs="Calibri"/>
          <w:sz w:val="24"/>
          <w:szCs w:val="24"/>
        </w:rPr>
        <w:t>possible to upload it for exploration</w:t>
      </w:r>
      <w:r w:rsidR="00461F71" w:rsidRPr="00461F71">
        <w:rPr>
          <w:rFonts w:ascii="Calibri" w:eastAsia="Calibri" w:hAnsi="Calibri" w:cs="Calibri"/>
          <w:sz w:val="24"/>
          <w:szCs w:val="24"/>
        </w:rPr>
        <w:t xml:space="preserve"> </w:t>
      </w:r>
      <w:r w:rsidR="00461F71">
        <w:rPr>
          <w:rFonts w:ascii="Calibri" w:eastAsia="Calibri" w:hAnsi="Calibri" w:cs="Calibri"/>
          <w:sz w:val="24"/>
          <w:szCs w:val="24"/>
        </w:rPr>
        <w:t>because of any other reasons</w:t>
      </w:r>
      <w:r w:rsidRPr="00174658">
        <w:rPr>
          <w:rFonts w:ascii="Calibri" w:eastAsia="Calibri" w:hAnsi="Calibri" w:cs="Calibri"/>
          <w:sz w:val="24"/>
          <w:szCs w:val="24"/>
        </w:rPr>
        <w:t>, you will get an error message below the “Specify an experimental file:” field with the reasons what is wrong.</w:t>
      </w:r>
    </w:p>
    <w:p w14:paraId="0C6D203A" w14:textId="43341895" w:rsidR="000C2777" w:rsidRDefault="000C2777" w:rsidP="00733065">
      <w:pPr>
        <w:pStyle w:val="ListParagraph"/>
        <w:ind w:left="1440"/>
        <w:contextualSpacing w:val="0"/>
        <w:jc w:val="both"/>
        <w:rPr>
          <w:rFonts w:ascii="Calibri" w:eastAsia="Calibri" w:hAnsi="Calibri" w:cs="Calibri"/>
          <w:sz w:val="24"/>
          <w:szCs w:val="24"/>
        </w:rPr>
      </w:pPr>
    </w:p>
    <w:p w14:paraId="409FDA6E" w14:textId="55F13703" w:rsidR="000C2777" w:rsidRPr="001B4D7D" w:rsidRDefault="000C2777" w:rsidP="00733065">
      <w:pPr>
        <w:pStyle w:val="ListParagraph"/>
        <w:ind w:left="0"/>
        <w:contextualSpacing w:val="0"/>
        <w:jc w:val="both"/>
        <w:rPr>
          <w:rFonts w:ascii="Calibri" w:eastAsia="Calibri" w:hAnsi="Calibri" w:cs="Calibri"/>
          <w:sz w:val="24"/>
          <w:szCs w:val="24"/>
        </w:rPr>
      </w:pPr>
      <w:commentRangeStart w:id="31"/>
      <w:commentRangeStart w:id="32"/>
      <w:commentRangeStart w:id="33"/>
      <w:r w:rsidRPr="000C2777">
        <w:rPr>
          <w:rFonts w:ascii="Calibri" w:eastAsia="Calibri" w:hAnsi="Calibri" w:cs="Calibri"/>
          <w:noProof/>
          <w:sz w:val="24"/>
          <w:szCs w:val="24"/>
        </w:rPr>
        <w:drawing>
          <wp:inline distT="0" distB="0" distL="0" distR="0" wp14:anchorId="21D8517C" wp14:editId="6CC19BBC">
            <wp:extent cx="5979160" cy="481330"/>
            <wp:effectExtent l="19050" t="19050" r="21590"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Lst>
                    </a:blip>
                    <a:stretch>
                      <a:fillRect/>
                    </a:stretch>
                  </pic:blipFill>
                  <pic:spPr>
                    <a:xfrm>
                      <a:off x="0" y="0"/>
                      <a:ext cx="5979160" cy="481330"/>
                    </a:xfrm>
                    <a:prstGeom prst="rect">
                      <a:avLst/>
                    </a:prstGeom>
                    <a:ln>
                      <a:solidFill>
                        <a:schemeClr val="tx1">
                          <a:lumMod val="65000"/>
                          <a:lumOff val="35000"/>
                        </a:schemeClr>
                      </a:solidFill>
                    </a:ln>
                  </pic:spPr>
                </pic:pic>
              </a:graphicData>
            </a:graphic>
          </wp:inline>
        </w:drawing>
      </w:r>
      <w:commentRangeEnd w:id="31"/>
      <w:commentRangeEnd w:id="32"/>
      <w:r w:rsidR="00151B8D">
        <w:rPr>
          <w:rStyle w:val="CommentReference"/>
        </w:rPr>
        <w:commentReference w:id="31"/>
      </w:r>
      <w:commentRangeEnd w:id="33"/>
      <w:r w:rsidR="00050C30">
        <w:rPr>
          <w:rStyle w:val="CommentReference"/>
        </w:rPr>
        <w:commentReference w:id="33"/>
      </w:r>
      <w:r w:rsidR="00F765C2">
        <w:rPr>
          <w:rStyle w:val="CommentReference"/>
        </w:rPr>
        <w:commentReference w:id="32"/>
      </w:r>
    </w:p>
    <w:p w14:paraId="4E546E30" w14:textId="371D193B" w:rsidR="00D04C68" w:rsidRDefault="00D04C68" w:rsidP="00733065">
      <w:pPr>
        <w:widowControl w:val="0"/>
        <w:spacing w:before="216" w:after="200" w:line="281" w:lineRule="auto"/>
        <w:ind w:left="1080"/>
        <w:jc w:val="both"/>
        <w:rPr>
          <w:rFonts w:ascii="Calibri" w:eastAsia="Calibri" w:hAnsi="Calibri" w:cs="Calibri"/>
          <w:sz w:val="24"/>
          <w:szCs w:val="24"/>
        </w:rPr>
      </w:pPr>
      <w:r>
        <w:rPr>
          <w:rFonts w:ascii="Calibri" w:eastAsia="Calibri" w:hAnsi="Calibri" w:cs="Calibri"/>
          <w:sz w:val="24"/>
          <w:szCs w:val="24"/>
        </w:rPr>
        <w:t xml:space="preserve">* See </w:t>
      </w:r>
      <w:hyperlink r:id="rId34" w:anchor="test-data" w:history="1">
        <w:r w:rsidRPr="00D04C68">
          <w:rPr>
            <w:rStyle w:val="Hyperlink"/>
            <w:rFonts w:ascii="Calibri" w:eastAsia="Calibri" w:hAnsi="Calibri" w:cs="Calibri"/>
            <w:sz w:val="24"/>
            <w:szCs w:val="24"/>
          </w:rPr>
          <w:t>the example files</w:t>
        </w:r>
      </w:hyperlink>
      <w:r>
        <w:rPr>
          <w:rFonts w:ascii="Calibri" w:eastAsia="Calibri" w:hAnsi="Calibri" w:cs="Calibri"/>
          <w:sz w:val="24"/>
          <w:szCs w:val="24"/>
        </w:rPr>
        <w:t xml:space="preserve"> for testing of the GUI in the GitHub repo.</w:t>
      </w:r>
    </w:p>
    <w:p w14:paraId="167AEF39" w14:textId="31469E3F" w:rsidR="00DB2D44" w:rsidRDefault="00DB2D44" w:rsidP="00DB2D44">
      <w:pPr>
        <w:pStyle w:val="ListParagraph"/>
        <w:widowControl w:val="0"/>
        <w:numPr>
          <w:ilvl w:val="0"/>
          <w:numId w:val="2"/>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 </w:t>
      </w:r>
      <w:commentRangeStart w:id="34"/>
      <w:r w:rsidRPr="00310641">
        <w:rPr>
          <w:rFonts w:ascii="Calibri" w:eastAsia="Calibri" w:hAnsi="Calibri" w:cs="Calibri"/>
          <w:sz w:val="24"/>
          <w:szCs w:val="24"/>
        </w:rPr>
        <w:t xml:space="preserve">On the </w:t>
      </w:r>
      <w:r>
        <w:rPr>
          <w:rFonts w:ascii="Calibri" w:eastAsia="Calibri" w:hAnsi="Calibri" w:cs="Calibri"/>
          <w:sz w:val="24"/>
          <w:szCs w:val="24"/>
        </w:rPr>
        <w:t xml:space="preserve">right </w:t>
      </w:r>
      <w:r w:rsidRPr="00310641">
        <w:rPr>
          <w:rFonts w:ascii="Calibri" w:eastAsia="Calibri" w:hAnsi="Calibri" w:cs="Calibri"/>
          <w:sz w:val="24"/>
          <w:szCs w:val="24"/>
        </w:rPr>
        <w:t xml:space="preserve">you may see </w:t>
      </w:r>
      <w:r>
        <w:rPr>
          <w:rFonts w:ascii="Calibri" w:eastAsia="Calibri" w:hAnsi="Calibri" w:cs="Calibri"/>
          <w:sz w:val="24"/>
          <w:szCs w:val="24"/>
        </w:rPr>
        <w:t>three different plots for the data exploration:</w:t>
      </w:r>
      <w:commentRangeEnd w:id="34"/>
      <w:r>
        <w:rPr>
          <w:rStyle w:val="CommentReference"/>
        </w:rPr>
        <w:commentReference w:id="34"/>
      </w:r>
    </w:p>
    <w:p w14:paraId="05381BE7" w14:textId="77777777" w:rsidR="00DB2D44" w:rsidRPr="000C1FF5" w:rsidRDefault="00DB2D44" w:rsidP="00DB2D44">
      <w:pPr>
        <w:pStyle w:val="ListParagraph"/>
        <w:widowControl w:val="0"/>
        <w:numPr>
          <w:ilvl w:val="0"/>
          <w:numId w:val="11"/>
        </w:numPr>
        <w:spacing w:before="216" w:after="200" w:line="281" w:lineRule="auto"/>
        <w:contextualSpacing w:val="0"/>
        <w:jc w:val="both"/>
        <w:rPr>
          <w:rFonts w:ascii="Calibri" w:eastAsia="Calibri" w:hAnsi="Calibri" w:cs="Calibri"/>
          <w:sz w:val="24"/>
          <w:szCs w:val="24"/>
        </w:rPr>
      </w:pPr>
      <w:r w:rsidRPr="000C1FF5">
        <w:rPr>
          <w:rFonts w:ascii="Calibri" w:eastAsia="Calibri" w:hAnsi="Calibri" w:cs="Calibri"/>
          <w:b/>
          <w:sz w:val="24"/>
          <w:szCs w:val="24"/>
        </w:rPr>
        <w:t>TIC</w:t>
      </w:r>
      <w:r w:rsidRPr="000C1FF5">
        <w:rPr>
          <w:rFonts w:ascii="Calibri" w:eastAsia="Calibri" w:hAnsi="Calibri" w:cs="Calibri"/>
          <w:sz w:val="24"/>
          <w:szCs w:val="24"/>
        </w:rPr>
        <w:t xml:space="preserve"> - a line plot that visualize the total ion chromatogram </w:t>
      </w:r>
      <w:r>
        <w:rPr>
          <w:rFonts w:ascii="Calibri" w:eastAsia="Calibri" w:hAnsi="Calibri" w:cs="Calibri"/>
          <w:sz w:val="24"/>
          <w:szCs w:val="24"/>
        </w:rPr>
        <w:t>for</w:t>
      </w:r>
      <w:r w:rsidRPr="000C1FF5">
        <w:rPr>
          <w:rFonts w:ascii="Calibri" w:eastAsia="Calibri" w:hAnsi="Calibri" w:cs="Calibri"/>
          <w:sz w:val="24"/>
          <w:szCs w:val="24"/>
        </w:rPr>
        <w:t xml:space="preserve"> the whole run. </w:t>
      </w:r>
    </w:p>
    <w:p w14:paraId="54931740" w14:textId="77777777" w:rsidR="00DB2D44" w:rsidRPr="000C1FF5" w:rsidRDefault="00DB2D44" w:rsidP="00DB2D44">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r w:rsidRPr="000C1FF5">
        <w:rPr>
          <w:rFonts w:ascii="Calibri" w:eastAsia="Calibri" w:hAnsi="Calibri" w:cs="Calibri"/>
          <w:sz w:val="24"/>
          <w:szCs w:val="24"/>
        </w:rPr>
        <w:t xml:space="preserve">The sliced and currently visualized on other plots RT range is highlighted in orange. </w:t>
      </w:r>
    </w:p>
    <w:p w14:paraId="29EFE425" w14:textId="77777777" w:rsidR="00DB2D44" w:rsidRDefault="00DB2D44" w:rsidP="00DB2D44">
      <w:pPr>
        <w:widowControl w:val="0"/>
        <w:numPr>
          <w:ilvl w:val="1"/>
          <w:numId w:val="2"/>
        </w:numPr>
        <w:spacing w:after="200" w:line="281" w:lineRule="auto"/>
        <w:jc w:val="both"/>
        <w:rPr>
          <w:rFonts w:ascii="Calibri" w:eastAsia="Calibri" w:hAnsi="Calibri" w:cs="Calibri"/>
          <w:sz w:val="24"/>
          <w:szCs w:val="24"/>
        </w:rPr>
      </w:pPr>
      <w:r>
        <w:rPr>
          <w:rFonts w:ascii="Calibri" w:eastAsia="Calibri" w:hAnsi="Calibri" w:cs="Calibri"/>
          <w:sz w:val="24"/>
          <w:szCs w:val="24"/>
        </w:rPr>
        <w:t xml:space="preserve">If you hover over the chromatogram, all annotation information </w:t>
      </w:r>
      <w:r w:rsidRPr="009D1138">
        <w:rPr>
          <w:rFonts w:ascii="Calibri" w:eastAsia="Calibri" w:hAnsi="Calibri" w:cs="Calibri"/>
          <w:sz w:val="24"/>
          <w:szCs w:val="24"/>
        </w:rPr>
        <w:t xml:space="preserve">for the position of the cursor </w:t>
      </w:r>
      <w:r>
        <w:rPr>
          <w:rFonts w:ascii="Calibri" w:eastAsia="Calibri" w:hAnsi="Calibri" w:cs="Calibri"/>
          <w:sz w:val="24"/>
          <w:szCs w:val="24"/>
        </w:rPr>
        <w:t>will be displayed, such as a precise RT in minutes and an intensity value.</w:t>
      </w:r>
    </w:p>
    <w:p w14:paraId="73101683" w14:textId="77777777" w:rsidR="00DB2D44" w:rsidRPr="00357D70" w:rsidRDefault="00DB2D44" w:rsidP="00DB2D44">
      <w:pPr>
        <w:widowControl w:val="0"/>
        <w:numPr>
          <w:ilvl w:val="1"/>
          <w:numId w:val="2"/>
        </w:numPr>
        <w:spacing w:after="200" w:line="281" w:lineRule="auto"/>
        <w:jc w:val="both"/>
        <w:rPr>
          <w:rFonts w:ascii="Calibri" w:eastAsia="Calibri" w:hAnsi="Calibri" w:cs="Calibri"/>
          <w:sz w:val="24"/>
          <w:szCs w:val="24"/>
        </w:rPr>
      </w:pPr>
      <w:r>
        <w:rPr>
          <w:rFonts w:ascii="Calibri" w:eastAsia="Calibri" w:hAnsi="Calibri" w:cs="Calibri"/>
          <w:sz w:val="24"/>
          <w:szCs w:val="24"/>
        </w:rPr>
        <w:t xml:space="preserve">You can use the interactive toolbar, e.g. to </w:t>
      </w:r>
      <w:commentRangeStart w:id="35"/>
      <w:r>
        <w:rPr>
          <w:rFonts w:ascii="Calibri" w:eastAsia="Calibri" w:hAnsi="Calibri" w:cs="Calibri"/>
          <w:sz w:val="24"/>
          <w:szCs w:val="24"/>
        </w:rPr>
        <w:t>zoom in and out</w:t>
      </w:r>
      <w:commentRangeEnd w:id="35"/>
      <w:r>
        <w:rPr>
          <w:rStyle w:val="CommentReference"/>
        </w:rPr>
        <w:commentReference w:id="35"/>
      </w:r>
      <w:r>
        <w:rPr>
          <w:rFonts w:ascii="Calibri" w:eastAsia="Calibri" w:hAnsi="Calibri" w:cs="Calibri"/>
          <w:sz w:val="24"/>
          <w:szCs w:val="24"/>
        </w:rPr>
        <w:t xml:space="preserve">. </w:t>
      </w:r>
      <w:r w:rsidRPr="00357D70">
        <w:rPr>
          <w:rFonts w:ascii="Calibri" w:eastAsia="Calibri" w:hAnsi="Calibri" w:cs="Calibri"/>
          <w:sz w:val="24"/>
          <w:szCs w:val="24"/>
        </w:rPr>
        <w:t xml:space="preserve">Press “Save” button to download a .png image of the plot. </w:t>
      </w:r>
    </w:p>
    <w:p w14:paraId="4B3C8CD6" w14:textId="77777777" w:rsidR="00DB2D44" w:rsidRDefault="00DB2D44" w:rsidP="00DB2D44">
      <w:pPr>
        <w:pStyle w:val="ListParagraph"/>
        <w:widowControl w:val="0"/>
        <w:spacing w:before="216" w:line="281" w:lineRule="auto"/>
        <w:ind w:left="-720" w:right="-664"/>
        <w:contextualSpacing w:val="0"/>
        <w:jc w:val="center"/>
        <w:rPr>
          <w:rFonts w:ascii="Calibri" w:eastAsia="Calibri" w:hAnsi="Calibri" w:cs="Calibri"/>
          <w:sz w:val="24"/>
          <w:szCs w:val="24"/>
        </w:rPr>
      </w:pPr>
      <w:r w:rsidRPr="00357D70">
        <w:rPr>
          <w:rFonts w:ascii="Calibri" w:eastAsia="Calibri" w:hAnsi="Calibri" w:cs="Calibri"/>
          <w:noProof/>
          <w:sz w:val="24"/>
          <w:szCs w:val="24"/>
        </w:rPr>
        <w:lastRenderedPageBreak/>
        <w:drawing>
          <wp:inline distT="0" distB="0" distL="0" distR="0" wp14:anchorId="2246F050" wp14:editId="167DE02B">
            <wp:extent cx="6782858" cy="1463040"/>
            <wp:effectExtent l="19050" t="19050" r="1841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25000"/>
                              </a14:imgEffect>
                            </a14:imgLayer>
                          </a14:imgProps>
                        </a:ext>
                      </a:extLst>
                    </a:blip>
                    <a:stretch>
                      <a:fillRect/>
                    </a:stretch>
                  </pic:blipFill>
                  <pic:spPr>
                    <a:xfrm>
                      <a:off x="0" y="0"/>
                      <a:ext cx="6797049" cy="1466101"/>
                    </a:xfrm>
                    <a:prstGeom prst="rect">
                      <a:avLst/>
                    </a:prstGeom>
                    <a:ln>
                      <a:solidFill>
                        <a:schemeClr val="tx1">
                          <a:lumMod val="65000"/>
                          <a:lumOff val="35000"/>
                        </a:schemeClr>
                      </a:solidFill>
                    </a:ln>
                  </pic:spPr>
                </pic:pic>
              </a:graphicData>
            </a:graphic>
          </wp:inline>
        </w:drawing>
      </w:r>
    </w:p>
    <w:p w14:paraId="6CF3C149" w14:textId="77777777" w:rsidR="00DB2D44" w:rsidRPr="000C1FF5" w:rsidRDefault="00DB2D44" w:rsidP="00DB2D44">
      <w:pPr>
        <w:pStyle w:val="ListParagraph"/>
        <w:widowControl w:val="0"/>
        <w:numPr>
          <w:ilvl w:val="0"/>
          <w:numId w:val="11"/>
        </w:numPr>
        <w:spacing w:before="216" w:after="200" w:line="281" w:lineRule="auto"/>
        <w:contextualSpacing w:val="0"/>
        <w:jc w:val="both"/>
        <w:rPr>
          <w:rFonts w:ascii="Calibri" w:eastAsia="Calibri" w:hAnsi="Calibri" w:cs="Calibri"/>
          <w:sz w:val="24"/>
          <w:szCs w:val="24"/>
        </w:rPr>
      </w:pPr>
      <w:r>
        <w:rPr>
          <w:rFonts w:ascii="Calibri" w:eastAsia="Calibri" w:hAnsi="Calibri" w:cs="Calibri"/>
          <w:b/>
          <w:sz w:val="24"/>
          <w:szCs w:val="24"/>
        </w:rPr>
        <w:t>Heatmap</w:t>
      </w:r>
      <w:r w:rsidRPr="000C1FF5">
        <w:rPr>
          <w:rFonts w:ascii="Calibri" w:eastAsia="Calibri" w:hAnsi="Calibri" w:cs="Calibri"/>
          <w:sz w:val="24"/>
          <w:szCs w:val="24"/>
        </w:rPr>
        <w:t xml:space="preserve"> - a </w:t>
      </w:r>
      <w:r>
        <w:rPr>
          <w:rFonts w:ascii="Calibri" w:eastAsia="Calibri" w:hAnsi="Calibri" w:cs="Calibri"/>
          <w:sz w:val="24"/>
          <w:szCs w:val="24"/>
        </w:rPr>
        <w:t>scatter</w:t>
      </w:r>
      <w:r w:rsidRPr="000C1FF5">
        <w:rPr>
          <w:rFonts w:ascii="Calibri" w:eastAsia="Calibri" w:hAnsi="Calibri" w:cs="Calibri"/>
          <w:sz w:val="24"/>
          <w:szCs w:val="24"/>
        </w:rPr>
        <w:t xml:space="preserve"> plot </w:t>
      </w:r>
      <w:r>
        <w:rPr>
          <w:rFonts w:ascii="Calibri" w:eastAsia="Calibri" w:hAnsi="Calibri" w:cs="Calibri"/>
          <w:sz w:val="24"/>
          <w:szCs w:val="24"/>
        </w:rPr>
        <w:t xml:space="preserve">for the sliced data on the requested axis (could be </w:t>
      </w:r>
      <w:r w:rsidRPr="00EF26DB">
        <w:rPr>
          <w:rFonts w:ascii="Calibri" w:eastAsia="Calibri" w:hAnsi="Calibri" w:cs="Calibri"/>
          <w:sz w:val="24"/>
          <w:szCs w:val="24"/>
        </w:rPr>
        <w:t>"m/z, Th"</w:t>
      </w:r>
      <w:r>
        <w:rPr>
          <w:rFonts w:ascii="Calibri" w:eastAsia="Calibri" w:hAnsi="Calibri" w:cs="Calibri"/>
          <w:sz w:val="24"/>
          <w:szCs w:val="24"/>
        </w:rPr>
        <w:t xml:space="preserve">, </w:t>
      </w:r>
      <w:r w:rsidRPr="00EF26DB">
        <w:rPr>
          <w:rFonts w:ascii="Calibri" w:eastAsia="Calibri" w:hAnsi="Calibri" w:cs="Calibri"/>
          <w:sz w:val="24"/>
          <w:szCs w:val="24"/>
        </w:rPr>
        <w:t>"RT, min"</w:t>
      </w:r>
      <w:r>
        <w:rPr>
          <w:rFonts w:ascii="Calibri" w:eastAsia="Calibri" w:hAnsi="Calibri" w:cs="Calibri"/>
          <w:sz w:val="24"/>
          <w:szCs w:val="24"/>
        </w:rPr>
        <w:t xml:space="preserve"> and </w:t>
      </w:r>
      <w:r w:rsidRPr="00EF26DB">
        <w:rPr>
          <w:rFonts w:ascii="Calibri" w:eastAsia="Calibri" w:hAnsi="Calibri" w:cs="Calibri"/>
          <w:sz w:val="24"/>
          <w:szCs w:val="24"/>
        </w:rPr>
        <w:t>"</w:t>
      </w:r>
      <w:r>
        <w:rPr>
          <w:rFonts w:ascii="Calibri" w:eastAsia="Calibri" w:hAnsi="Calibri" w:cs="Calibri"/>
          <w:sz w:val="24"/>
          <w:szCs w:val="24"/>
        </w:rPr>
        <w:t>i</w:t>
      </w:r>
      <w:r w:rsidRPr="00EF26DB">
        <w:rPr>
          <w:rFonts w:ascii="Calibri" w:eastAsia="Calibri" w:hAnsi="Calibri" w:cs="Calibri"/>
          <w:sz w:val="24"/>
          <w:szCs w:val="24"/>
        </w:rPr>
        <w:t>nversed IM, V·s·cm</w:t>
      </w:r>
      <w:r w:rsidRPr="00EF26DB">
        <w:rPr>
          <w:rFonts w:ascii="Calibri" w:eastAsia="Calibri" w:hAnsi="Calibri" w:cs="Calibri"/>
          <w:sz w:val="24"/>
          <w:szCs w:val="24"/>
          <w:vertAlign w:val="superscript"/>
        </w:rPr>
        <w:t>-2</w:t>
      </w:r>
      <w:r w:rsidRPr="00EF26DB">
        <w:rPr>
          <w:rFonts w:ascii="Calibri" w:eastAsia="Calibri" w:hAnsi="Calibri" w:cs="Calibri"/>
          <w:sz w:val="24"/>
          <w:szCs w:val="24"/>
        </w:rPr>
        <w:t>"</w:t>
      </w:r>
      <w:r>
        <w:rPr>
          <w:rFonts w:ascii="Calibri" w:eastAsia="Calibri" w:hAnsi="Calibri" w:cs="Calibri"/>
          <w:sz w:val="24"/>
          <w:szCs w:val="24"/>
        </w:rPr>
        <w:t>)</w:t>
      </w:r>
      <w:r w:rsidRPr="000C1FF5">
        <w:rPr>
          <w:rFonts w:ascii="Calibri" w:eastAsia="Calibri" w:hAnsi="Calibri" w:cs="Calibri"/>
          <w:sz w:val="24"/>
          <w:szCs w:val="24"/>
        </w:rPr>
        <w:t xml:space="preserve"> </w:t>
      </w:r>
      <w:r>
        <w:rPr>
          <w:rFonts w:ascii="Calibri" w:eastAsia="Calibri" w:hAnsi="Calibri" w:cs="Calibri"/>
          <w:sz w:val="24"/>
          <w:szCs w:val="24"/>
        </w:rPr>
        <w:t xml:space="preserve">colored by </w:t>
      </w:r>
      <w:r w:rsidRPr="000C1FF5">
        <w:rPr>
          <w:rFonts w:ascii="Calibri" w:eastAsia="Calibri" w:hAnsi="Calibri" w:cs="Calibri"/>
          <w:sz w:val="24"/>
          <w:szCs w:val="24"/>
        </w:rPr>
        <w:t xml:space="preserve">the </w:t>
      </w:r>
      <w:r>
        <w:rPr>
          <w:rFonts w:ascii="Calibri" w:eastAsia="Calibri" w:hAnsi="Calibri" w:cs="Calibri"/>
          <w:sz w:val="24"/>
          <w:szCs w:val="24"/>
        </w:rPr>
        <w:t>summed intensities</w:t>
      </w:r>
      <w:r w:rsidRPr="000C1FF5">
        <w:rPr>
          <w:rFonts w:ascii="Calibri" w:eastAsia="Calibri" w:hAnsi="Calibri" w:cs="Calibri"/>
          <w:sz w:val="24"/>
          <w:szCs w:val="24"/>
        </w:rPr>
        <w:t>.</w:t>
      </w:r>
      <w:r>
        <w:rPr>
          <w:rFonts w:ascii="Calibri" w:eastAsia="Calibri" w:hAnsi="Calibri" w:cs="Calibri"/>
          <w:sz w:val="24"/>
          <w:szCs w:val="24"/>
        </w:rPr>
        <w:t xml:space="preserve"> This plot is generated with the use of </w:t>
      </w:r>
      <w:commentRangeStart w:id="36"/>
      <w:r>
        <w:rPr>
          <w:rFonts w:ascii="Calibri" w:eastAsia="Calibri" w:hAnsi="Calibri" w:cs="Calibri"/>
          <w:sz w:val="24"/>
          <w:szCs w:val="24"/>
        </w:rPr>
        <w:t>Datashader Python library for the visualization of big data.</w:t>
      </w:r>
      <w:r w:rsidRPr="000C1FF5">
        <w:rPr>
          <w:rFonts w:ascii="Calibri" w:eastAsia="Calibri" w:hAnsi="Calibri" w:cs="Calibri"/>
          <w:sz w:val="24"/>
          <w:szCs w:val="24"/>
        </w:rPr>
        <w:t xml:space="preserve"> </w:t>
      </w:r>
      <w:commentRangeEnd w:id="36"/>
      <w:r>
        <w:rPr>
          <w:rStyle w:val="CommentReference"/>
        </w:rPr>
        <w:commentReference w:id="36"/>
      </w:r>
    </w:p>
    <w:p w14:paraId="5E4AFBAA" w14:textId="77777777" w:rsidR="00DB2D44" w:rsidRDefault="00DB2D44" w:rsidP="00DB2D44">
      <w:pPr>
        <w:widowControl w:val="0"/>
        <w:spacing w:after="200" w:line="281" w:lineRule="auto"/>
        <w:ind w:left="1080"/>
        <w:jc w:val="both"/>
        <w:rPr>
          <w:rFonts w:ascii="Calibri" w:eastAsia="Calibri" w:hAnsi="Calibri" w:cs="Calibri"/>
          <w:sz w:val="24"/>
          <w:szCs w:val="24"/>
        </w:rPr>
      </w:pPr>
      <w:r>
        <w:rPr>
          <w:rFonts w:ascii="Calibri" w:eastAsia="Calibri" w:hAnsi="Calibri" w:cs="Calibri"/>
          <w:sz w:val="24"/>
          <w:szCs w:val="24"/>
        </w:rPr>
        <w:t xml:space="preserve">You can use the interactive toolbar, e.g. to zoom in and out. </w:t>
      </w:r>
      <w:r w:rsidRPr="00357D70">
        <w:rPr>
          <w:rFonts w:ascii="Calibri" w:eastAsia="Calibri" w:hAnsi="Calibri" w:cs="Calibri"/>
          <w:sz w:val="24"/>
          <w:szCs w:val="24"/>
        </w:rPr>
        <w:t xml:space="preserve">Press “Save” button to download a .png image of the plot. </w:t>
      </w:r>
      <w:r>
        <w:rPr>
          <w:rFonts w:ascii="Calibri" w:eastAsia="Calibri" w:hAnsi="Calibri" w:cs="Calibri"/>
          <w:sz w:val="24"/>
          <w:szCs w:val="24"/>
        </w:rPr>
        <w:t>For this plot you can change the x- and y-axis in the “Select axis for plots” card in the “Parameters” section.</w:t>
      </w:r>
    </w:p>
    <w:p w14:paraId="7DA58331" w14:textId="77777777" w:rsidR="00DB2D44" w:rsidRDefault="00DB2D44" w:rsidP="00DB2D44">
      <w:pPr>
        <w:widowControl w:val="0"/>
        <w:spacing w:after="200" w:line="281" w:lineRule="auto"/>
        <w:ind w:left="-720" w:right="-664"/>
        <w:jc w:val="both"/>
        <w:rPr>
          <w:rFonts w:ascii="Calibri" w:eastAsia="Calibri" w:hAnsi="Calibri" w:cs="Calibri"/>
          <w:sz w:val="24"/>
          <w:szCs w:val="24"/>
        </w:rPr>
      </w:pPr>
      <w:r w:rsidRPr="00251C40">
        <w:rPr>
          <w:rFonts w:ascii="Calibri" w:eastAsia="Calibri" w:hAnsi="Calibri" w:cs="Calibri"/>
          <w:noProof/>
          <w:sz w:val="24"/>
          <w:szCs w:val="24"/>
        </w:rPr>
        <w:drawing>
          <wp:inline distT="0" distB="0" distL="0" distR="0" wp14:anchorId="760D8073" wp14:editId="7F05A9C5">
            <wp:extent cx="7039340" cy="1463040"/>
            <wp:effectExtent l="19050" t="19050" r="28575"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25000"/>
                              </a14:imgEffect>
                              <a14:imgEffect>
                                <a14:brightnessContrast contrast="20000"/>
                              </a14:imgEffect>
                            </a14:imgLayer>
                          </a14:imgProps>
                        </a:ext>
                      </a:extLst>
                    </a:blip>
                    <a:stretch>
                      <a:fillRect/>
                    </a:stretch>
                  </pic:blipFill>
                  <pic:spPr>
                    <a:xfrm>
                      <a:off x="0" y="0"/>
                      <a:ext cx="7039340" cy="1463040"/>
                    </a:xfrm>
                    <a:prstGeom prst="rect">
                      <a:avLst/>
                    </a:prstGeom>
                    <a:ln>
                      <a:solidFill>
                        <a:schemeClr val="tx1">
                          <a:lumMod val="65000"/>
                          <a:lumOff val="35000"/>
                        </a:schemeClr>
                      </a:solidFill>
                    </a:ln>
                  </pic:spPr>
                </pic:pic>
              </a:graphicData>
            </a:graphic>
          </wp:inline>
        </w:drawing>
      </w:r>
    </w:p>
    <w:p w14:paraId="51A6F838" w14:textId="77777777" w:rsidR="00DB2D44" w:rsidRPr="000C1FF5" w:rsidRDefault="00DB2D44" w:rsidP="00DB2D44">
      <w:pPr>
        <w:pStyle w:val="ListParagraph"/>
        <w:widowControl w:val="0"/>
        <w:numPr>
          <w:ilvl w:val="0"/>
          <w:numId w:val="11"/>
        </w:numPr>
        <w:spacing w:before="216" w:after="200" w:line="281" w:lineRule="auto"/>
        <w:contextualSpacing w:val="0"/>
        <w:jc w:val="both"/>
        <w:rPr>
          <w:rFonts w:ascii="Calibri" w:eastAsia="Calibri" w:hAnsi="Calibri" w:cs="Calibri"/>
          <w:sz w:val="24"/>
          <w:szCs w:val="24"/>
        </w:rPr>
      </w:pPr>
      <w:r>
        <w:rPr>
          <w:rFonts w:ascii="Calibri" w:eastAsia="Calibri" w:hAnsi="Calibri" w:cs="Calibri"/>
          <w:b/>
          <w:sz w:val="24"/>
          <w:szCs w:val="24"/>
        </w:rPr>
        <w:t>Spectrum / XIC / Mobilogram</w:t>
      </w:r>
      <w:r w:rsidRPr="000C1FF5">
        <w:rPr>
          <w:rFonts w:ascii="Calibri" w:eastAsia="Calibri" w:hAnsi="Calibri" w:cs="Calibri"/>
          <w:sz w:val="24"/>
          <w:szCs w:val="24"/>
        </w:rPr>
        <w:t xml:space="preserve"> - a </w:t>
      </w:r>
      <w:r>
        <w:rPr>
          <w:rFonts w:ascii="Calibri" w:eastAsia="Calibri" w:hAnsi="Calibri" w:cs="Calibri"/>
          <w:sz w:val="24"/>
          <w:szCs w:val="24"/>
        </w:rPr>
        <w:t>line</w:t>
      </w:r>
      <w:r w:rsidRPr="000C1FF5">
        <w:rPr>
          <w:rFonts w:ascii="Calibri" w:eastAsia="Calibri" w:hAnsi="Calibri" w:cs="Calibri"/>
          <w:sz w:val="24"/>
          <w:szCs w:val="24"/>
        </w:rPr>
        <w:t xml:space="preserve"> plot </w:t>
      </w:r>
      <w:r>
        <w:rPr>
          <w:rFonts w:ascii="Calibri" w:eastAsia="Calibri" w:hAnsi="Calibri" w:cs="Calibri"/>
          <w:sz w:val="24"/>
          <w:szCs w:val="24"/>
        </w:rPr>
        <w:t xml:space="preserve">for the sliced data </w:t>
      </w:r>
      <w:r w:rsidRPr="000C1FF5">
        <w:rPr>
          <w:rFonts w:ascii="Calibri" w:eastAsia="Calibri" w:hAnsi="Calibri" w:cs="Calibri"/>
          <w:sz w:val="24"/>
          <w:szCs w:val="24"/>
        </w:rPr>
        <w:t xml:space="preserve">that visualize </w:t>
      </w:r>
      <w:r w:rsidRPr="00EF26DB">
        <w:rPr>
          <w:rFonts w:ascii="Calibri" w:eastAsia="Calibri" w:hAnsi="Calibri" w:cs="Calibri"/>
          <w:sz w:val="24"/>
          <w:szCs w:val="24"/>
        </w:rPr>
        <w:t>"m/z, Th"</w:t>
      </w:r>
      <w:r>
        <w:rPr>
          <w:rFonts w:ascii="Calibri" w:eastAsia="Calibri" w:hAnsi="Calibri" w:cs="Calibri"/>
          <w:sz w:val="24"/>
          <w:szCs w:val="24"/>
        </w:rPr>
        <w:t xml:space="preserve">, </w:t>
      </w:r>
      <w:r w:rsidRPr="00EF26DB">
        <w:rPr>
          <w:rFonts w:ascii="Calibri" w:eastAsia="Calibri" w:hAnsi="Calibri" w:cs="Calibri"/>
          <w:sz w:val="24"/>
          <w:szCs w:val="24"/>
        </w:rPr>
        <w:t>"RT, min"</w:t>
      </w:r>
      <w:r>
        <w:rPr>
          <w:rFonts w:ascii="Calibri" w:eastAsia="Calibri" w:hAnsi="Calibri" w:cs="Calibri"/>
          <w:sz w:val="24"/>
          <w:szCs w:val="24"/>
        </w:rPr>
        <w:t xml:space="preserve"> or </w:t>
      </w:r>
      <w:r w:rsidRPr="00EF26DB">
        <w:rPr>
          <w:rFonts w:ascii="Calibri" w:eastAsia="Calibri" w:hAnsi="Calibri" w:cs="Calibri"/>
          <w:sz w:val="24"/>
          <w:szCs w:val="24"/>
        </w:rPr>
        <w:t>"</w:t>
      </w:r>
      <w:r>
        <w:rPr>
          <w:rFonts w:ascii="Calibri" w:eastAsia="Calibri" w:hAnsi="Calibri" w:cs="Calibri"/>
          <w:sz w:val="24"/>
          <w:szCs w:val="24"/>
        </w:rPr>
        <w:t>i</w:t>
      </w:r>
      <w:r w:rsidRPr="00EF26DB">
        <w:rPr>
          <w:rFonts w:ascii="Calibri" w:eastAsia="Calibri" w:hAnsi="Calibri" w:cs="Calibri"/>
          <w:sz w:val="24"/>
          <w:szCs w:val="24"/>
        </w:rPr>
        <w:t>nversed IM, V·s·cm</w:t>
      </w:r>
      <w:r w:rsidRPr="00EF26DB">
        <w:rPr>
          <w:rFonts w:ascii="Calibri" w:eastAsia="Calibri" w:hAnsi="Calibri" w:cs="Calibri"/>
          <w:sz w:val="24"/>
          <w:szCs w:val="24"/>
          <w:vertAlign w:val="superscript"/>
        </w:rPr>
        <w:t>-2</w:t>
      </w:r>
      <w:r w:rsidRPr="00EF26DB">
        <w:rPr>
          <w:rFonts w:ascii="Calibri" w:eastAsia="Calibri" w:hAnsi="Calibri" w:cs="Calibri"/>
          <w:sz w:val="24"/>
          <w:szCs w:val="24"/>
        </w:rPr>
        <w:t>"</w:t>
      </w:r>
      <w:r>
        <w:rPr>
          <w:rFonts w:ascii="Calibri" w:eastAsia="Calibri" w:hAnsi="Calibri" w:cs="Calibri"/>
          <w:sz w:val="24"/>
          <w:szCs w:val="24"/>
        </w:rPr>
        <w:t xml:space="preserve"> against “intensity” values.</w:t>
      </w:r>
      <w:r w:rsidRPr="000C1FF5">
        <w:rPr>
          <w:rFonts w:ascii="Calibri" w:eastAsia="Calibri" w:hAnsi="Calibri" w:cs="Calibri"/>
          <w:sz w:val="24"/>
          <w:szCs w:val="24"/>
        </w:rPr>
        <w:t xml:space="preserve"> </w:t>
      </w:r>
    </w:p>
    <w:p w14:paraId="0D8D5B48" w14:textId="77777777" w:rsidR="00DB2D44" w:rsidRDefault="00DB2D44"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0C1FF5">
        <w:rPr>
          <w:rFonts w:ascii="Calibri" w:eastAsia="Calibri" w:hAnsi="Calibri" w:cs="Calibri"/>
          <w:sz w:val="24"/>
          <w:szCs w:val="24"/>
        </w:rPr>
        <w:t xml:space="preserve">The sliced and currently visualized on other plots RT range is highlighted in </w:t>
      </w:r>
      <w:r>
        <w:rPr>
          <w:rFonts w:ascii="Calibri" w:eastAsia="Calibri" w:hAnsi="Calibri" w:cs="Calibri"/>
          <w:sz w:val="24"/>
          <w:szCs w:val="24"/>
        </w:rPr>
        <w:t>light yellow</w:t>
      </w:r>
      <w:r w:rsidRPr="000C1FF5">
        <w:rPr>
          <w:rFonts w:ascii="Calibri" w:eastAsia="Calibri" w:hAnsi="Calibri" w:cs="Calibri"/>
          <w:sz w:val="24"/>
          <w:szCs w:val="24"/>
        </w:rPr>
        <w:t xml:space="preserve">. </w:t>
      </w:r>
    </w:p>
    <w:p w14:paraId="02F391F5" w14:textId="77777777" w:rsidR="00DB2D44" w:rsidRDefault="00DB2D44"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9D1138">
        <w:rPr>
          <w:rFonts w:ascii="Calibri" w:eastAsia="Calibri" w:hAnsi="Calibri" w:cs="Calibri"/>
          <w:sz w:val="24"/>
          <w:szCs w:val="24"/>
        </w:rPr>
        <w:t>If you hover over the plot, all annotation information for the position of the cursor will be displayed, e.g. a precise RT in minutes and an intensity value.</w:t>
      </w:r>
    </w:p>
    <w:p w14:paraId="55330B57" w14:textId="77777777" w:rsidR="00DB2D44" w:rsidRPr="009D1138" w:rsidRDefault="00DB2D44" w:rsidP="00DB2D44">
      <w:pPr>
        <w:pStyle w:val="ListParagraph"/>
        <w:widowControl w:val="0"/>
        <w:numPr>
          <w:ilvl w:val="0"/>
          <w:numId w:val="20"/>
        </w:numPr>
        <w:spacing w:before="216" w:after="200" w:line="281" w:lineRule="auto"/>
        <w:contextualSpacing w:val="0"/>
        <w:jc w:val="both"/>
        <w:rPr>
          <w:rFonts w:ascii="Calibri" w:eastAsia="Calibri" w:hAnsi="Calibri" w:cs="Calibri"/>
          <w:sz w:val="24"/>
          <w:szCs w:val="24"/>
        </w:rPr>
      </w:pPr>
      <w:r w:rsidRPr="009D1138">
        <w:rPr>
          <w:rFonts w:ascii="Calibri" w:eastAsia="Calibri" w:hAnsi="Calibri" w:cs="Calibri"/>
          <w:sz w:val="24"/>
          <w:szCs w:val="24"/>
        </w:rPr>
        <w:t xml:space="preserve">You can use the interactive toolbar to for example zoom in and out. Press “Save” button to download a .png image of the plot. </w:t>
      </w:r>
      <w:r>
        <w:rPr>
          <w:rFonts w:ascii="Calibri" w:eastAsia="Calibri" w:hAnsi="Calibri" w:cs="Calibri"/>
          <w:sz w:val="24"/>
          <w:szCs w:val="24"/>
        </w:rPr>
        <w:t>For this plot you can change the x- and y-axis in the “Select axis for plots” card in the “Parameters” section.</w:t>
      </w:r>
    </w:p>
    <w:p w14:paraId="725DB70F" w14:textId="16666EC8" w:rsidR="00DB2D44" w:rsidRDefault="00DB2D44" w:rsidP="00DB2D44">
      <w:pPr>
        <w:widowControl w:val="0"/>
        <w:spacing w:before="216" w:after="200" w:line="281" w:lineRule="auto"/>
        <w:jc w:val="both"/>
        <w:rPr>
          <w:rFonts w:ascii="Calibri" w:eastAsia="Calibri" w:hAnsi="Calibri" w:cs="Calibri"/>
          <w:sz w:val="24"/>
          <w:szCs w:val="24"/>
        </w:rPr>
      </w:pPr>
      <w:r w:rsidRPr="00665428">
        <w:rPr>
          <w:rFonts w:ascii="Calibri" w:eastAsia="Calibri" w:hAnsi="Calibri" w:cs="Calibri"/>
          <w:noProof/>
          <w:sz w:val="24"/>
          <w:szCs w:val="24"/>
        </w:rPr>
        <w:lastRenderedPageBreak/>
        <w:drawing>
          <wp:inline distT="0" distB="0" distL="0" distR="0" wp14:anchorId="72B4B7B5" wp14:editId="11BD97DC">
            <wp:extent cx="5979160" cy="1288687"/>
            <wp:effectExtent l="19050" t="19050" r="2159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Lst>
                    </a:blip>
                    <a:stretch>
                      <a:fillRect/>
                    </a:stretch>
                  </pic:blipFill>
                  <pic:spPr>
                    <a:xfrm>
                      <a:off x="0" y="0"/>
                      <a:ext cx="5979160" cy="1288687"/>
                    </a:xfrm>
                    <a:prstGeom prst="rect">
                      <a:avLst/>
                    </a:prstGeom>
                    <a:ln>
                      <a:solidFill>
                        <a:schemeClr val="tx1">
                          <a:lumMod val="65000"/>
                          <a:lumOff val="35000"/>
                        </a:schemeClr>
                      </a:solidFill>
                    </a:ln>
                  </pic:spPr>
                </pic:pic>
              </a:graphicData>
            </a:graphic>
          </wp:inline>
        </w:drawing>
      </w:r>
    </w:p>
    <w:p w14:paraId="4449A702" w14:textId="2D358038" w:rsidR="000D3B6D" w:rsidRDefault="00AD2F58" w:rsidP="00733065">
      <w:pPr>
        <w:widowControl w:val="0"/>
        <w:numPr>
          <w:ilvl w:val="0"/>
          <w:numId w:val="2"/>
        </w:numPr>
        <w:spacing w:before="216" w:after="200" w:line="281" w:lineRule="auto"/>
        <w:jc w:val="both"/>
        <w:rPr>
          <w:rFonts w:ascii="Calibri" w:eastAsia="Calibri" w:hAnsi="Calibri" w:cs="Calibri"/>
          <w:sz w:val="24"/>
          <w:szCs w:val="24"/>
        </w:rPr>
      </w:pPr>
      <w:r>
        <w:rPr>
          <w:rFonts w:ascii="Calibri" w:eastAsia="Calibri" w:hAnsi="Calibri" w:cs="Calibri"/>
          <w:sz w:val="24"/>
          <w:szCs w:val="24"/>
        </w:rPr>
        <w:t xml:space="preserve">On the left in the “Parameters” section </w:t>
      </w:r>
      <w:r w:rsidR="00461F71">
        <w:rPr>
          <w:rFonts w:ascii="Calibri" w:eastAsia="Calibri" w:hAnsi="Calibri" w:cs="Calibri"/>
          <w:sz w:val="24"/>
          <w:szCs w:val="24"/>
        </w:rPr>
        <w:t>there are</w:t>
      </w:r>
      <w:r>
        <w:rPr>
          <w:rFonts w:ascii="Calibri" w:eastAsia="Calibri" w:hAnsi="Calibri" w:cs="Calibri"/>
          <w:sz w:val="24"/>
          <w:szCs w:val="24"/>
        </w:rPr>
        <w:t xml:space="preserve"> </w:t>
      </w:r>
      <w:r w:rsidR="00271311">
        <w:rPr>
          <w:rFonts w:ascii="Calibri" w:eastAsia="Calibri" w:hAnsi="Calibri" w:cs="Calibri"/>
          <w:sz w:val="24"/>
          <w:szCs w:val="24"/>
        </w:rPr>
        <w:t>several</w:t>
      </w:r>
      <w:r>
        <w:rPr>
          <w:rFonts w:ascii="Calibri" w:eastAsia="Calibri" w:hAnsi="Calibri" w:cs="Calibri"/>
          <w:sz w:val="24"/>
          <w:szCs w:val="24"/>
        </w:rPr>
        <w:t xml:space="preserve"> opened/collapsed cards </w:t>
      </w:r>
      <w:r w:rsidR="00461F71">
        <w:rPr>
          <w:rFonts w:ascii="Calibri" w:eastAsia="Calibri" w:hAnsi="Calibri" w:cs="Calibri"/>
          <w:sz w:val="24"/>
          <w:szCs w:val="24"/>
        </w:rPr>
        <w:t xml:space="preserve">with </w:t>
      </w:r>
      <w:r w:rsidR="00271311">
        <w:rPr>
          <w:rFonts w:ascii="Calibri" w:eastAsia="Calibri" w:hAnsi="Calibri" w:cs="Calibri"/>
          <w:sz w:val="24"/>
          <w:szCs w:val="24"/>
        </w:rPr>
        <w:t>options that</w:t>
      </w:r>
      <w:r>
        <w:rPr>
          <w:rFonts w:ascii="Calibri" w:eastAsia="Calibri" w:hAnsi="Calibri" w:cs="Calibri"/>
          <w:sz w:val="24"/>
          <w:szCs w:val="24"/>
        </w:rPr>
        <w:t xml:space="preserve"> </w:t>
      </w:r>
      <w:r w:rsidR="004F7267">
        <w:rPr>
          <w:rFonts w:ascii="Calibri" w:eastAsia="Calibri" w:hAnsi="Calibri" w:cs="Calibri"/>
          <w:sz w:val="24"/>
          <w:szCs w:val="24"/>
        </w:rPr>
        <w:t xml:space="preserve">can be </w:t>
      </w:r>
      <w:r w:rsidR="00461F71">
        <w:rPr>
          <w:rFonts w:ascii="Calibri" w:eastAsia="Calibri" w:hAnsi="Calibri" w:cs="Calibri"/>
          <w:sz w:val="24"/>
          <w:szCs w:val="24"/>
        </w:rPr>
        <w:t>specified</w:t>
      </w:r>
      <w:r w:rsidR="004F7267">
        <w:rPr>
          <w:rFonts w:ascii="Calibri" w:eastAsia="Calibri" w:hAnsi="Calibri" w:cs="Calibri"/>
          <w:sz w:val="24"/>
          <w:szCs w:val="24"/>
        </w:rPr>
        <w:t xml:space="preserve"> for slicing of the original data and further visualization/exporting:</w:t>
      </w:r>
      <w:r w:rsidR="000D3B6D">
        <w:rPr>
          <w:rFonts w:ascii="Calibri" w:eastAsia="Calibri" w:hAnsi="Calibri" w:cs="Calibri"/>
          <w:sz w:val="24"/>
          <w:szCs w:val="24"/>
        </w:rPr>
        <w:t xml:space="preserve"> </w:t>
      </w:r>
      <w:r>
        <w:rPr>
          <w:rFonts w:ascii="Calibri" w:eastAsia="Calibri" w:hAnsi="Calibri" w:cs="Calibri"/>
          <w:sz w:val="24"/>
          <w:szCs w:val="24"/>
        </w:rPr>
        <w:tab/>
      </w:r>
    </w:p>
    <w:p w14:paraId="44A563C5" w14:textId="7A37615A" w:rsidR="001D27AB" w:rsidRPr="001D27AB" w:rsidRDefault="001D27AB" w:rsidP="00733065">
      <w:pPr>
        <w:pStyle w:val="ListParagraph"/>
        <w:widowControl w:val="0"/>
        <w:numPr>
          <w:ilvl w:val="0"/>
          <w:numId w:val="14"/>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 xml:space="preserve">“Select </w:t>
      </w:r>
      <w:r>
        <w:rPr>
          <w:rFonts w:ascii="Calibri" w:eastAsia="Calibri" w:hAnsi="Calibri" w:cs="Calibri"/>
          <w:b/>
          <w:sz w:val="24"/>
          <w:szCs w:val="24"/>
        </w:rPr>
        <w:t>axis for plots</w:t>
      </w:r>
      <w:r w:rsidRPr="001D27AB">
        <w:rPr>
          <w:rFonts w:ascii="Calibri" w:eastAsia="Calibri" w:hAnsi="Calibri" w:cs="Calibri"/>
          <w:b/>
          <w:sz w:val="24"/>
          <w:szCs w:val="24"/>
        </w:rPr>
        <w:t>” card</w:t>
      </w:r>
    </w:p>
    <w:p w14:paraId="7B682713" w14:textId="38E322D9" w:rsidR="00EF26DB" w:rsidRDefault="001D27AB" w:rsidP="00733065">
      <w:pPr>
        <w:widowControl w:val="0"/>
        <w:spacing w:before="216" w:after="200" w:line="281" w:lineRule="auto"/>
        <w:ind w:left="1170"/>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sidR="00EF26DB">
        <w:rPr>
          <w:rFonts w:ascii="Calibri" w:eastAsia="Calibri" w:hAnsi="Calibri" w:cs="Calibri"/>
          <w:sz w:val="24"/>
          <w:szCs w:val="24"/>
        </w:rPr>
        <w:t xml:space="preserve">changing the axis for </w:t>
      </w:r>
      <w:r w:rsidR="00076019">
        <w:rPr>
          <w:rFonts w:ascii="Calibri" w:eastAsia="Calibri" w:hAnsi="Calibri" w:cs="Calibri"/>
          <w:sz w:val="24"/>
          <w:szCs w:val="24"/>
        </w:rPr>
        <w:t xml:space="preserve">the </w:t>
      </w:r>
      <w:r w:rsidR="00461F71">
        <w:rPr>
          <w:rFonts w:ascii="Calibri" w:eastAsia="Calibri" w:hAnsi="Calibri" w:cs="Calibri"/>
          <w:sz w:val="24"/>
          <w:szCs w:val="24"/>
        </w:rPr>
        <w:t>two</w:t>
      </w:r>
      <w:r w:rsidR="00EF26DB">
        <w:rPr>
          <w:rFonts w:ascii="Calibri" w:eastAsia="Calibri" w:hAnsi="Calibri" w:cs="Calibri"/>
          <w:sz w:val="24"/>
          <w:szCs w:val="24"/>
        </w:rPr>
        <w:t xml:space="preserve"> </w:t>
      </w:r>
      <w:r w:rsidR="00076019">
        <w:rPr>
          <w:rFonts w:ascii="Calibri" w:eastAsia="Calibri" w:hAnsi="Calibri" w:cs="Calibri"/>
          <w:sz w:val="24"/>
          <w:szCs w:val="24"/>
        </w:rPr>
        <w:t xml:space="preserve">images </w:t>
      </w:r>
      <w:r w:rsidR="00EF26DB">
        <w:rPr>
          <w:rFonts w:ascii="Calibri" w:eastAsia="Calibri" w:hAnsi="Calibri" w:cs="Calibri"/>
          <w:sz w:val="24"/>
          <w:szCs w:val="24"/>
        </w:rPr>
        <w:t>presented in the dash</w:t>
      </w:r>
      <w:r w:rsidR="00461F71">
        <w:rPr>
          <w:rFonts w:ascii="Calibri" w:eastAsia="Calibri" w:hAnsi="Calibri" w:cs="Calibri"/>
          <w:sz w:val="24"/>
          <w:szCs w:val="24"/>
        </w:rPr>
        <w:t>board plots. It can be done for:</w:t>
      </w:r>
    </w:p>
    <w:p w14:paraId="17F143C0" w14:textId="6BA588B5" w:rsidR="001D27AB" w:rsidRDefault="00D264C3" w:rsidP="00733065">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The </w:t>
      </w:r>
      <w:r w:rsidR="00EF26DB" w:rsidRPr="00EF26DB">
        <w:rPr>
          <w:rFonts w:ascii="Calibri" w:eastAsia="Calibri" w:hAnsi="Calibri" w:cs="Calibri"/>
          <w:sz w:val="24"/>
          <w:szCs w:val="24"/>
        </w:rPr>
        <w:t xml:space="preserve">scatterplot/heatmap </w:t>
      </w:r>
      <w:r w:rsidR="00EF26DB">
        <w:rPr>
          <w:rFonts w:ascii="Calibri" w:eastAsia="Calibri" w:hAnsi="Calibri" w:cs="Calibri"/>
          <w:sz w:val="24"/>
          <w:szCs w:val="24"/>
        </w:rPr>
        <w:t xml:space="preserve">where you </w:t>
      </w:r>
      <w:r w:rsidR="00461F71">
        <w:rPr>
          <w:rFonts w:ascii="Calibri" w:eastAsia="Calibri" w:hAnsi="Calibri" w:cs="Calibri"/>
          <w:sz w:val="24"/>
          <w:szCs w:val="24"/>
        </w:rPr>
        <w:t>can</w:t>
      </w:r>
      <w:r w:rsidR="00EF26DB">
        <w:rPr>
          <w:rFonts w:ascii="Calibri" w:eastAsia="Calibri" w:hAnsi="Calibri" w:cs="Calibri"/>
          <w:sz w:val="24"/>
          <w:szCs w:val="24"/>
        </w:rPr>
        <w:t xml:space="preserve"> choose between three options </w:t>
      </w:r>
      <w:r w:rsidR="00461F71">
        <w:rPr>
          <w:rFonts w:ascii="Calibri" w:eastAsia="Calibri" w:hAnsi="Calibri" w:cs="Calibri"/>
          <w:sz w:val="24"/>
          <w:szCs w:val="24"/>
        </w:rPr>
        <w:t xml:space="preserve">for x-/y-axes, </w:t>
      </w:r>
      <w:r w:rsidR="00EF26DB">
        <w:rPr>
          <w:rFonts w:ascii="Calibri" w:eastAsia="Calibri" w:hAnsi="Calibri" w:cs="Calibri"/>
          <w:sz w:val="24"/>
          <w:szCs w:val="24"/>
        </w:rPr>
        <w:t xml:space="preserve">such as </w:t>
      </w:r>
      <w:r w:rsidR="00EF26DB" w:rsidRPr="00EF26DB">
        <w:rPr>
          <w:rFonts w:ascii="Calibri" w:eastAsia="Calibri" w:hAnsi="Calibri" w:cs="Calibri"/>
          <w:sz w:val="24"/>
          <w:szCs w:val="24"/>
        </w:rPr>
        <w:t>"m/z, Th"</w:t>
      </w:r>
      <w:r w:rsidR="00EF26DB">
        <w:rPr>
          <w:rFonts w:ascii="Calibri" w:eastAsia="Calibri" w:hAnsi="Calibri" w:cs="Calibri"/>
          <w:sz w:val="24"/>
          <w:szCs w:val="24"/>
        </w:rPr>
        <w:t xml:space="preserve">, </w:t>
      </w:r>
      <w:r w:rsidR="00EF26DB" w:rsidRPr="00EF26DB">
        <w:rPr>
          <w:rFonts w:ascii="Calibri" w:eastAsia="Calibri" w:hAnsi="Calibri" w:cs="Calibri"/>
          <w:sz w:val="24"/>
          <w:szCs w:val="24"/>
        </w:rPr>
        <w:t>"RT, min"</w:t>
      </w:r>
      <w:r w:rsidR="00EF26DB">
        <w:rPr>
          <w:rFonts w:ascii="Calibri" w:eastAsia="Calibri" w:hAnsi="Calibri" w:cs="Calibri"/>
          <w:sz w:val="24"/>
          <w:szCs w:val="24"/>
        </w:rPr>
        <w:t xml:space="preserve"> and </w:t>
      </w:r>
      <w:r w:rsidR="00EF26DB" w:rsidRPr="00EF26DB">
        <w:rPr>
          <w:rFonts w:ascii="Calibri" w:eastAsia="Calibri" w:hAnsi="Calibri" w:cs="Calibri"/>
          <w:sz w:val="24"/>
          <w:szCs w:val="24"/>
        </w:rPr>
        <w:t>"</w:t>
      </w:r>
      <w:r>
        <w:rPr>
          <w:rFonts w:ascii="Calibri" w:eastAsia="Calibri" w:hAnsi="Calibri" w:cs="Calibri"/>
          <w:sz w:val="24"/>
          <w:szCs w:val="24"/>
        </w:rPr>
        <w:t>i</w:t>
      </w:r>
      <w:r w:rsidR="00EF26DB" w:rsidRPr="00EF26DB">
        <w:rPr>
          <w:rFonts w:ascii="Calibri" w:eastAsia="Calibri" w:hAnsi="Calibri" w:cs="Calibri"/>
          <w:sz w:val="24"/>
          <w:szCs w:val="24"/>
        </w:rPr>
        <w:t>nversed IM, V·s·cm</w:t>
      </w:r>
      <w:r w:rsidR="00EF26DB" w:rsidRPr="00EF26DB">
        <w:rPr>
          <w:rFonts w:ascii="Calibri" w:eastAsia="Calibri" w:hAnsi="Calibri" w:cs="Calibri"/>
          <w:sz w:val="24"/>
          <w:szCs w:val="24"/>
          <w:vertAlign w:val="superscript"/>
        </w:rPr>
        <w:t>-2</w:t>
      </w:r>
      <w:r w:rsidR="00EF26DB" w:rsidRPr="00EF26DB">
        <w:rPr>
          <w:rFonts w:ascii="Calibri" w:eastAsia="Calibri" w:hAnsi="Calibri" w:cs="Calibri"/>
          <w:sz w:val="24"/>
          <w:szCs w:val="24"/>
        </w:rPr>
        <w:t>"</w:t>
      </w:r>
      <w:r w:rsidR="00EF26DB">
        <w:rPr>
          <w:rFonts w:ascii="Calibri" w:eastAsia="Calibri" w:hAnsi="Calibri" w:cs="Calibri"/>
          <w:sz w:val="24"/>
          <w:szCs w:val="24"/>
        </w:rPr>
        <w:t>.</w:t>
      </w:r>
    </w:p>
    <w:p w14:paraId="583715C7" w14:textId="316DA700" w:rsidR="00D264C3" w:rsidRPr="00D264C3" w:rsidRDefault="00461F71" w:rsidP="00733065">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commentRangeStart w:id="37"/>
      <w:r>
        <w:rPr>
          <w:rFonts w:ascii="Calibri" w:eastAsia="Calibri" w:hAnsi="Calibri" w:cs="Calibri"/>
          <w:sz w:val="24"/>
          <w:szCs w:val="24"/>
        </w:rPr>
        <w:t>T</w:t>
      </w:r>
      <w:r w:rsidR="00EF26DB">
        <w:rPr>
          <w:rFonts w:ascii="Calibri" w:eastAsia="Calibri" w:hAnsi="Calibri" w:cs="Calibri"/>
          <w:sz w:val="24"/>
          <w:szCs w:val="24"/>
        </w:rPr>
        <w:t>he</w:t>
      </w:r>
      <w:r w:rsidR="00D264C3">
        <w:rPr>
          <w:rFonts w:ascii="Calibri" w:eastAsia="Calibri" w:hAnsi="Calibri" w:cs="Calibri"/>
          <w:sz w:val="24"/>
          <w:szCs w:val="24"/>
        </w:rPr>
        <w:t xml:space="preserve"> </w:t>
      </w:r>
      <w:r w:rsidR="00EF26DB">
        <w:rPr>
          <w:rFonts w:ascii="Calibri" w:eastAsia="Calibri" w:hAnsi="Calibri" w:cs="Calibri"/>
          <w:sz w:val="24"/>
          <w:szCs w:val="24"/>
        </w:rPr>
        <w:t>line</w:t>
      </w:r>
      <w:r>
        <w:rPr>
          <w:rFonts w:ascii="Calibri" w:eastAsia="Calibri" w:hAnsi="Calibri" w:cs="Calibri"/>
          <w:sz w:val="24"/>
          <w:szCs w:val="24"/>
        </w:rPr>
        <w:t xml:space="preserve"> </w:t>
      </w:r>
      <w:r w:rsidR="00EF26DB">
        <w:rPr>
          <w:rFonts w:ascii="Calibri" w:eastAsia="Calibri" w:hAnsi="Calibri" w:cs="Calibri"/>
          <w:sz w:val="24"/>
          <w:szCs w:val="24"/>
        </w:rPr>
        <w:t xml:space="preserve">plot </w:t>
      </w:r>
      <w:commentRangeEnd w:id="37"/>
      <w:r w:rsidR="00076019">
        <w:rPr>
          <w:rStyle w:val="CommentReference"/>
        </w:rPr>
        <w:commentReference w:id="37"/>
      </w:r>
      <w:r w:rsidR="00EF26DB">
        <w:rPr>
          <w:rFonts w:ascii="Calibri" w:eastAsia="Calibri" w:hAnsi="Calibri" w:cs="Calibri"/>
          <w:sz w:val="24"/>
          <w:szCs w:val="24"/>
        </w:rPr>
        <w:t>with the options to plot spectrum (</w:t>
      </w:r>
      <w:r w:rsidR="00EF26DB" w:rsidRPr="00EF26DB">
        <w:rPr>
          <w:rFonts w:ascii="Calibri" w:eastAsia="Calibri" w:hAnsi="Calibri" w:cs="Calibri"/>
          <w:sz w:val="24"/>
          <w:szCs w:val="24"/>
        </w:rPr>
        <w:t>"m/z, Th"</w:t>
      </w:r>
      <w:r w:rsidR="00EF26DB">
        <w:rPr>
          <w:rFonts w:ascii="Calibri" w:eastAsia="Calibri" w:hAnsi="Calibri" w:cs="Calibri"/>
          <w:sz w:val="24"/>
          <w:szCs w:val="24"/>
        </w:rPr>
        <w:t xml:space="preserve"> vs. “intensity”)</w:t>
      </w:r>
      <w:r w:rsidR="00D264C3">
        <w:rPr>
          <w:rFonts w:ascii="Calibri" w:eastAsia="Calibri" w:hAnsi="Calibri" w:cs="Calibri"/>
          <w:sz w:val="24"/>
          <w:szCs w:val="24"/>
        </w:rPr>
        <w:t>, extracted ion chromatograms, or XIC (</w:t>
      </w:r>
      <w:r w:rsidR="00D264C3" w:rsidRPr="00EF26DB">
        <w:rPr>
          <w:rFonts w:ascii="Calibri" w:eastAsia="Calibri" w:hAnsi="Calibri" w:cs="Calibri"/>
          <w:sz w:val="24"/>
          <w:szCs w:val="24"/>
        </w:rPr>
        <w:t>"RT, min"</w:t>
      </w:r>
      <w:r w:rsidR="00D264C3">
        <w:rPr>
          <w:rFonts w:ascii="Calibri" w:eastAsia="Calibri" w:hAnsi="Calibri" w:cs="Calibri"/>
          <w:sz w:val="24"/>
          <w:szCs w:val="24"/>
        </w:rPr>
        <w:t xml:space="preserve"> vs. “intensity”) or mobilogram (</w:t>
      </w:r>
      <w:r w:rsidR="00D264C3" w:rsidRPr="00EF26DB">
        <w:rPr>
          <w:rFonts w:ascii="Calibri" w:eastAsia="Calibri" w:hAnsi="Calibri" w:cs="Calibri"/>
          <w:sz w:val="24"/>
          <w:szCs w:val="24"/>
        </w:rPr>
        <w:t>"</w:t>
      </w:r>
      <w:r w:rsidR="00D264C3">
        <w:rPr>
          <w:rFonts w:ascii="Calibri" w:eastAsia="Calibri" w:hAnsi="Calibri" w:cs="Calibri"/>
          <w:sz w:val="24"/>
          <w:szCs w:val="24"/>
        </w:rPr>
        <w:t>i</w:t>
      </w:r>
      <w:r w:rsidR="00D264C3" w:rsidRPr="00EF26DB">
        <w:rPr>
          <w:rFonts w:ascii="Calibri" w:eastAsia="Calibri" w:hAnsi="Calibri" w:cs="Calibri"/>
          <w:sz w:val="24"/>
          <w:szCs w:val="24"/>
        </w:rPr>
        <w:t>nversed IM, V·s·cm</w:t>
      </w:r>
      <w:r w:rsidR="00D264C3" w:rsidRPr="00EF26DB">
        <w:rPr>
          <w:rFonts w:ascii="Calibri" w:eastAsia="Calibri" w:hAnsi="Calibri" w:cs="Calibri"/>
          <w:sz w:val="24"/>
          <w:szCs w:val="24"/>
          <w:vertAlign w:val="superscript"/>
        </w:rPr>
        <w:t>-2</w:t>
      </w:r>
      <w:r w:rsidR="00D264C3" w:rsidRPr="00EF26DB">
        <w:rPr>
          <w:rFonts w:ascii="Calibri" w:eastAsia="Calibri" w:hAnsi="Calibri" w:cs="Calibri"/>
          <w:sz w:val="24"/>
          <w:szCs w:val="24"/>
        </w:rPr>
        <w:t>"</w:t>
      </w:r>
      <w:r w:rsidR="00D264C3">
        <w:rPr>
          <w:rFonts w:ascii="Calibri" w:eastAsia="Calibri" w:hAnsi="Calibri" w:cs="Calibri"/>
          <w:sz w:val="24"/>
          <w:szCs w:val="24"/>
        </w:rPr>
        <w:t xml:space="preserve"> vs. “intensity”).</w:t>
      </w:r>
    </w:p>
    <w:p w14:paraId="3A57EE15" w14:textId="50E47426" w:rsidR="001D27AB" w:rsidRDefault="00D264C3" w:rsidP="00733065">
      <w:pPr>
        <w:widowControl w:val="0"/>
        <w:spacing w:before="216" w:after="200" w:line="281" w:lineRule="auto"/>
        <w:ind w:left="1080"/>
        <w:jc w:val="center"/>
        <w:rPr>
          <w:rFonts w:ascii="Calibri" w:eastAsia="Calibri" w:hAnsi="Calibri" w:cs="Calibri"/>
          <w:sz w:val="24"/>
          <w:szCs w:val="24"/>
        </w:rPr>
      </w:pPr>
      <w:r w:rsidRPr="00D264C3">
        <w:rPr>
          <w:rFonts w:ascii="Calibri" w:eastAsia="Calibri" w:hAnsi="Calibri" w:cs="Calibri"/>
          <w:noProof/>
          <w:sz w:val="24"/>
          <w:szCs w:val="24"/>
        </w:rPr>
        <w:drawing>
          <wp:inline distT="0" distB="0" distL="0" distR="0" wp14:anchorId="6748AB85" wp14:editId="13173A42">
            <wp:extent cx="3610683" cy="2551176"/>
            <wp:effectExtent l="19050" t="19050" r="27940" b="209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25000"/>
                              </a14:imgEffect>
                            </a14:imgLayer>
                          </a14:imgProps>
                        </a:ext>
                      </a:extLst>
                    </a:blip>
                    <a:stretch>
                      <a:fillRect/>
                    </a:stretch>
                  </pic:blipFill>
                  <pic:spPr>
                    <a:xfrm>
                      <a:off x="0" y="0"/>
                      <a:ext cx="3610683" cy="2551176"/>
                    </a:xfrm>
                    <a:prstGeom prst="rect">
                      <a:avLst/>
                    </a:prstGeom>
                    <a:ln>
                      <a:solidFill>
                        <a:schemeClr val="tx1">
                          <a:lumMod val="65000"/>
                          <a:lumOff val="35000"/>
                        </a:schemeClr>
                      </a:solidFill>
                    </a:ln>
                  </pic:spPr>
                </pic:pic>
              </a:graphicData>
            </a:graphic>
          </wp:inline>
        </w:drawing>
      </w:r>
    </w:p>
    <w:p w14:paraId="3129603C" w14:textId="0DF47336" w:rsidR="00AD2F58" w:rsidRPr="004F7267" w:rsidRDefault="00603E14"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LC dimension: </w:t>
      </w:r>
      <w:r w:rsidR="00AD2F58" w:rsidRPr="004F7267">
        <w:rPr>
          <w:rFonts w:ascii="Calibri" w:eastAsia="Calibri" w:hAnsi="Calibri" w:cs="Calibri"/>
          <w:b/>
          <w:sz w:val="24"/>
          <w:szCs w:val="24"/>
        </w:rPr>
        <w:t>“Select rt_values / frame_indices” card</w:t>
      </w:r>
    </w:p>
    <w:p w14:paraId="6EF54267" w14:textId="01E8595F" w:rsidR="00495573" w:rsidRDefault="00271311" w:rsidP="00733065">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For </w:t>
      </w:r>
      <w:r w:rsidR="00736D6A">
        <w:rPr>
          <w:rFonts w:ascii="Calibri" w:eastAsia="Calibri" w:hAnsi="Calibri" w:cs="Calibri"/>
          <w:sz w:val="24"/>
          <w:szCs w:val="24"/>
        </w:rPr>
        <w:t xml:space="preserve">a </w:t>
      </w:r>
      <w:r>
        <w:rPr>
          <w:rFonts w:ascii="Calibri" w:eastAsia="Calibri" w:hAnsi="Calibri" w:cs="Calibri"/>
          <w:sz w:val="24"/>
          <w:szCs w:val="24"/>
        </w:rPr>
        <w:t xml:space="preserve">quick overview of the uploaded dataset you may use an </w:t>
      </w:r>
      <w:commentRangeStart w:id="38"/>
      <w:r>
        <w:rPr>
          <w:rFonts w:ascii="Calibri" w:eastAsia="Calibri" w:hAnsi="Calibri" w:cs="Calibri"/>
          <w:sz w:val="24"/>
          <w:szCs w:val="24"/>
        </w:rPr>
        <w:t xml:space="preserve">integrated player </w:t>
      </w:r>
      <w:commentRangeEnd w:id="38"/>
      <w:r w:rsidR="00661E59">
        <w:rPr>
          <w:rStyle w:val="CommentReference"/>
        </w:rPr>
        <w:commentReference w:id="38"/>
      </w:r>
      <w:r>
        <w:rPr>
          <w:rFonts w:ascii="Calibri" w:eastAsia="Calibri" w:hAnsi="Calibri" w:cs="Calibri"/>
          <w:sz w:val="24"/>
          <w:szCs w:val="24"/>
        </w:rPr>
        <w:t>op</w:t>
      </w:r>
      <w:r w:rsidR="00461F71">
        <w:rPr>
          <w:rFonts w:ascii="Calibri" w:eastAsia="Calibri" w:hAnsi="Calibri" w:cs="Calibri"/>
          <w:sz w:val="24"/>
          <w:szCs w:val="24"/>
        </w:rPr>
        <w:t>tion that allows to visualize ten</w:t>
      </w:r>
      <w:r>
        <w:rPr>
          <w:rFonts w:ascii="Calibri" w:eastAsia="Calibri" w:hAnsi="Calibri" w:cs="Calibri"/>
          <w:sz w:val="24"/>
          <w:szCs w:val="24"/>
        </w:rPr>
        <w:t xml:space="preserve"> MS1 frames which are distributed </w:t>
      </w:r>
      <w:r w:rsidR="00461F71">
        <w:rPr>
          <w:rFonts w:ascii="Calibri" w:eastAsia="Calibri" w:hAnsi="Calibri" w:cs="Calibri"/>
          <w:sz w:val="24"/>
          <w:szCs w:val="24"/>
        </w:rPr>
        <w:t xml:space="preserve">with the same </w:t>
      </w:r>
      <w:r w:rsidR="00461F71">
        <w:rPr>
          <w:rFonts w:ascii="Calibri" w:eastAsia="Calibri" w:hAnsi="Calibri" w:cs="Calibri"/>
          <w:sz w:val="24"/>
          <w:szCs w:val="24"/>
        </w:rPr>
        <w:lastRenderedPageBreak/>
        <w:t xml:space="preserve">interval </w:t>
      </w:r>
      <w:r>
        <w:rPr>
          <w:rFonts w:ascii="Calibri" w:eastAsia="Calibri" w:hAnsi="Calibri" w:cs="Calibri"/>
          <w:sz w:val="24"/>
          <w:szCs w:val="24"/>
        </w:rPr>
        <w:t xml:space="preserve">through the whole gradient. </w:t>
      </w:r>
      <w:r w:rsidR="00495573" w:rsidRPr="00495573">
        <w:rPr>
          <w:rFonts w:ascii="Calibri" w:eastAsia="Calibri" w:hAnsi="Calibri" w:cs="Calibri"/>
          <w:sz w:val="24"/>
          <w:szCs w:val="24"/>
        </w:rPr>
        <w:t xml:space="preserve">The </w:t>
      </w:r>
      <w:r w:rsidR="00495573">
        <w:rPr>
          <w:rFonts w:ascii="Calibri" w:eastAsia="Calibri" w:hAnsi="Calibri" w:cs="Calibri"/>
          <w:sz w:val="24"/>
          <w:szCs w:val="24"/>
        </w:rPr>
        <w:t>player</w:t>
      </w:r>
      <w:r w:rsidR="00495573" w:rsidRPr="00495573">
        <w:rPr>
          <w:rFonts w:ascii="Calibri" w:eastAsia="Calibri" w:hAnsi="Calibri" w:cs="Calibri"/>
          <w:sz w:val="24"/>
          <w:szCs w:val="24"/>
        </w:rPr>
        <w:t xml:space="preserve"> has a number of buttons to go to the </w:t>
      </w:r>
      <w:r w:rsidR="0013537C">
        <w:rPr>
          <w:rFonts w:ascii="Calibri" w:eastAsia="Calibri" w:hAnsi="Calibri" w:cs="Calibri"/>
          <w:sz w:val="24"/>
          <w:szCs w:val="24"/>
        </w:rPr>
        <w:t>last</w:t>
      </w:r>
      <w:r w:rsidR="00495573">
        <w:rPr>
          <w:rFonts w:ascii="Calibri" w:eastAsia="Calibri" w:hAnsi="Calibri" w:cs="Calibri"/>
          <w:sz w:val="24"/>
          <w:szCs w:val="24"/>
        </w:rPr>
        <w:t xml:space="preserve"> (“</w:t>
      </w:r>
      <w:r w:rsidR="0013537C" w:rsidRPr="0013537C">
        <w:rPr>
          <w:rFonts w:ascii="Calibri" w:eastAsia="Calibri" w:hAnsi="Calibri" w:cs="Calibri"/>
          <w:sz w:val="24"/>
          <w:szCs w:val="24"/>
        </w:rPr>
        <w:t xml:space="preserve"> </w:t>
      </w:r>
      <w:r w:rsidR="0013537C" w:rsidRPr="0013537C">
        <w:rPr>
          <w:rFonts w:ascii="Calibri" w:eastAsia="Calibri" w:hAnsi="Calibri" w:cs="Calibri"/>
          <w:noProof/>
          <w:sz w:val="24"/>
          <w:szCs w:val="24"/>
        </w:rPr>
        <w:drawing>
          <wp:inline distT="0" distB="0" distL="0" distR="0" wp14:anchorId="35BADF61" wp14:editId="71CA94EC">
            <wp:extent cx="128016" cy="128016"/>
            <wp:effectExtent l="0" t="0" r="5715" b="5715"/>
            <wp:docPr id="44" name="Picture 44" descr="C:\Users\voytik\Downloads\next-track_icon-icons.com_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ytik\Downloads\next-track_icon-icons.com_7091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8016" cy="128016"/>
                    </a:xfrm>
                    <a:prstGeom prst="rect">
                      <a:avLst/>
                    </a:prstGeom>
                    <a:noFill/>
                    <a:ln>
                      <a:noFill/>
                    </a:ln>
                  </pic:spPr>
                </pic:pic>
              </a:graphicData>
            </a:graphic>
          </wp:inline>
        </w:drawing>
      </w:r>
      <w:r w:rsidR="0013537C" w:rsidRPr="0013537C">
        <w:rPr>
          <w:rFonts w:ascii="Calibri" w:eastAsia="Calibri" w:hAnsi="Calibri" w:cs="Calibri"/>
          <w:sz w:val="24"/>
          <w:szCs w:val="24"/>
        </w:rPr>
        <w:t xml:space="preserve"> </w:t>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or </w:t>
      </w:r>
      <w:r w:rsidR="00666588">
        <w:rPr>
          <w:rFonts w:ascii="Calibri" w:eastAsia="Calibri" w:hAnsi="Calibri" w:cs="Calibri"/>
          <w:sz w:val="24"/>
          <w:szCs w:val="24"/>
        </w:rPr>
        <w:t xml:space="preserve">the </w:t>
      </w:r>
      <w:r w:rsidR="0013537C">
        <w:rPr>
          <w:rFonts w:ascii="Calibri" w:eastAsia="Calibri" w:hAnsi="Calibri" w:cs="Calibri"/>
          <w:sz w:val="24"/>
          <w:szCs w:val="24"/>
        </w:rPr>
        <w:t>first</w:t>
      </w:r>
      <w:r w:rsidR="00495573" w:rsidRPr="00495573">
        <w:rPr>
          <w:rFonts w:ascii="Calibri" w:eastAsia="Calibri" w:hAnsi="Calibri" w:cs="Calibri"/>
          <w:sz w:val="24"/>
          <w:szCs w:val="24"/>
        </w:rPr>
        <w:t xml:space="preserve"> </w:t>
      </w:r>
      <w:r w:rsidR="00495573">
        <w:rPr>
          <w:rFonts w:ascii="Calibri" w:eastAsia="Calibri" w:hAnsi="Calibri" w:cs="Calibri"/>
          <w:sz w:val="24"/>
          <w:szCs w:val="24"/>
        </w:rPr>
        <w:t>(“</w:t>
      </w:r>
      <w:r w:rsidR="0013537C" w:rsidRPr="0013537C">
        <w:rPr>
          <w:rFonts w:ascii="Calibri" w:eastAsia="Calibri" w:hAnsi="Calibri" w:cs="Calibri"/>
          <w:sz w:val="24"/>
          <w:szCs w:val="24"/>
        </w:rPr>
        <w:t xml:space="preserve"> </w:t>
      </w:r>
      <w:r w:rsidR="0013537C" w:rsidRPr="0013537C">
        <w:rPr>
          <w:rFonts w:ascii="Calibri" w:eastAsia="Calibri" w:hAnsi="Calibri" w:cs="Calibri"/>
          <w:noProof/>
          <w:sz w:val="24"/>
          <w:szCs w:val="24"/>
        </w:rPr>
        <w:drawing>
          <wp:inline distT="0" distB="0" distL="0" distR="0" wp14:anchorId="22458AD3" wp14:editId="79B05E67">
            <wp:extent cx="128016" cy="128016"/>
            <wp:effectExtent l="0" t="0" r="5715" b="5715"/>
            <wp:docPr id="45" name="Picture 45" descr="C:\Users\voytik\Downloads\next-track_icon-icons.com_70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ytik\Downloads\next-track_icon-icons.com_7091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flipH="1">
                      <a:off x="0" y="0"/>
                      <a:ext cx="128016" cy="128016"/>
                    </a:xfrm>
                    <a:prstGeom prst="rect">
                      <a:avLst/>
                    </a:prstGeom>
                    <a:noFill/>
                    <a:ln>
                      <a:noFill/>
                    </a:ln>
                  </pic:spPr>
                </pic:pic>
              </a:graphicData>
            </a:graphic>
          </wp:inline>
        </w:drawing>
      </w:r>
      <w:r w:rsidR="0013537C" w:rsidRPr="0013537C">
        <w:rPr>
          <w:rFonts w:ascii="Calibri" w:eastAsia="Calibri" w:hAnsi="Calibri" w:cs="Calibri"/>
          <w:sz w:val="24"/>
          <w:szCs w:val="24"/>
        </w:rPr>
        <w:t xml:space="preserve"> </w:t>
      </w:r>
      <w:r w:rsidR="00461F71">
        <w:rPr>
          <w:rFonts w:ascii="Calibri" w:eastAsia="Calibri" w:hAnsi="Calibri" w:cs="Calibri"/>
          <w:sz w:val="24"/>
          <w:szCs w:val="24"/>
        </w:rPr>
        <w:t>”) selected frame</w:t>
      </w:r>
      <w:r w:rsidR="00495573" w:rsidRPr="00495573">
        <w:rPr>
          <w:rFonts w:ascii="Calibri" w:eastAsia="Calibri" w:hAnsi="Calibri" w:cs="Calibri"/>
          <w:sz w:val="24"/>
          <w:szCs w:val="24"/>
        </w:rPr>
        <w:t>, step forward</w:t>
      </w:r>
      <w:r w:rsidR="00495573">
        <w:rPr>
          <w:rFonts w:ascii="Calibri" w:eastAsia="Calibri" w:hAnsi="Calibri" w:cs="Calibri"/>
          <w:sz w:val="24"/>
          <w:szCs w:val="24"/>
        </w:rPr>
        <w:t>(“</w:t>
      </w:r>
      <w:r w:rsidR="00892C09">
        <w:rPr>
          <w:rFonts w:ascii="Calibri" w:eastAsia="Calibri" w:hAnsi="Calibri" w:cs="Calibri"/>
          <w:sz w:val="24"/>
          <w:szCs w:val="24"/>
        </w:rPr>
        <w:t>󠇯</w:t>
      </w:r>
      <w:r w:rsidR="0013537C" w:rsidRPr="0013537C">
        <w:rPr>
          <w:rFonts w:ascii="Calibri" w:eastAsia="Calibri" w:hAnsi="Calibri" w:cs="Calibri"/>
          <w:sz w:val="24"/>
          <w:szCs w:val="24"/>
        </w:rPr>
        <w:t xml:space="preserve"> </w:t>
      </w:r>
      <w:r w:rsidR="00892C09" w:rsidRPr="00892C09">
        <w:rPr>
          <w:rFonts w:ascii="Calibri" w:eastAsia="Calibri" w:hAnsi="Calibri" w:cs="Calibri"/>
          <w:noProof/>
          <w:sz w:val="24"/>
          <w:szCs w:val="24"/>
        </w:rPr>
        <w:drawing>
          <wp:inline distT="0" distB="0" distL="0" distR="0" wp14:anchorId="1C661607" wp14:editId="321D6700">
            <wp:extent cx="124181" cy="124181"/>
            <wp:effectExtent l="0" t="0" r="9525" b="9525"/>
            <wp:docPr id="42" name="Picture 42" descr="C:\Users\voytik\Downloads\nexttrackbutton_1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ytik\Downloads\nexttrackbutton_11355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0307" cy="130307"/>
                    </a:xfrm>
                    <a:prstGeom prst="rect">
                      <a:avLst/>
                    </a:prstGeom>
                    <a:noFill/>
                    <a:ln>
                      <a:noFill/>
                    </a:ln>
                  </pic:spPr>
                </pic:pic>
              </a:graphicData>
            </a:graphic>
          </wp:inline>
        </w:drawing>
      </w:r>
      <w:r w:rsidR="0013537C" w:rsidRPr="0013537C">
        <w:rPr>
          <w:rFonts w:ascii="Calibri" w:eastAsia="Calibri" w:hAnsi="Calibri" w:cs="Calibri"/>
          <w:sz w:val="24"/>
          <w:szCs w:val="24"/>
        </w:rPr>
        <w:t xml:space="preserve"> </w:t>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or backward</w:t>
      </w:r>
      <w:r w:rsidR="0013537C" w:rsidRPr="0013537C">
        <w:rPr>
          <w:rFonts w:ascii="Calibri" w:eastAsia="Calibri" w:hAnsi="Calibri" w:cs="Calibri"/>
          <w:sz w:val="24"/>
          <w:szCs w:val="24"/>
        </w:rPr>
        <w:t xml:space="preserve"> </w:t>
      </w:r>
      <w:r w:rsidR="00495573">
        <w:rPr>
          <w:rFonts w:ascii="Calibri" w:eastAsia="Calibri" w:hAnsi="Calibri" w:cs="Calibri"/>
          <w:sz w:val="24"/>
          <w:szCs w:val="24"/>
        </w:rPr>
        <w:t>(“</w:t>
      </w:r>
      <w:r w:rsidR="0013537C" w:rsidRPr="0013537C">
        <w:rPr>
          <w:rFonts w:ascii="Calibri" w:eastAsia="Calibri" w:hAnsi="Calibri" w:cs="Calibri"/>
          <w:sz w:val="24"/>
          <w:szCs w:val="24"/>
        </w:rPr>
        <w:t xml:space="preserve"> </w:t>
      </w:r>
      <w:r w:rsidR="0013537C" w:rsidRPr="00892C09">
        <w:rPr>
          <w:rFonts w:ascii="Calibri" w:eastAsia="Calibri" w:hAnsi="Calibri" w:cs="Calibri"/>
          <w:noProof/>
          <w:sz w:val="24"/>
          <w:szCs w:val="24"/>
        </w:rPr>
        <w:drawing>
          <wp:inline distT="0" distB="0" distL="0" distR="0" wp14:anchorId="7185C5B3" wp14:editId="73F58991">
            <wp:extent cx="124181" cy="124181"/>
            <wp:effectExtent l="0" t="0" r="9525" b="9525"/>
            <wp:docPr id="43" name="Picture 43" descr="C:\Users\voytik\Downloads\nexttrackbutton_11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ytik\Downloads\nexttrackbutton_11355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flipH="1">
                      <a:off x="0" y="0"/>
                      <a:ext cx="130307" cy="130307"/>
                    </a:xfrm>
                    <a:prstGeom prst="rect">
                      <a:avLst/>
                    </a:prstGeom>
                    <a:noFill/>
                    <a:ln>
                      <a:noFill/>
                    </a:ln>
                  </pic:spPr>
                </pic:pic>
              </a:graphicData>
            </a:graphic>
          </wp:inline>
        </w:drawing>
      </w:r>
      <w:r w:rsidR="0013537C" w:rsidRPr="0013537C">
        <w:rPr>
          <w:rFonts w:ascii="Calibri" w:eastAsia="Calibri" w:hAnsi="Calibri" w:cs="Calibri"/>
          <w:sz w:val="24"/>
          <w:szCs w:val="24"/>
        </w:rPr>
        <w:t xml:space="preserve"> </w:t>
      </w:r>
      <w:r w:rsidR="00495573">
        <w:rPr>
          <w:rFonts w:ascii="Calibri" w:eastAsia="Calibri" w:hAnsi="Calibri" w:cs="Calibri"/>
          <w:sz w:val="24"/>
          <w:szCs w:val="24"/>
        </w:rPr>
        <w:t xml:space="preserve">”), or visualize </w:t>
      </w:r>
      <w:r w:rsidR="00603E14">
        <w:rPr>
          <w:rFonts w:ascii="Calibri" w:eastAsia="Calibri" w:hAnsi="Calibri" w:cs="Calibri"/>
          <w:sz w:val="24"/>
          <w:szCs w:val="24"/>
        </w:rPr>
        <w:t>10 selected</w:t>
      </w:r>
      <w:r w:rsidR="00603E14">
        <w:rPr>
          <w:rFonts w:ascii="Calibri" w:eastAsia="Calibri" w:hAnsi="Calibri" w:cs="Calibri"/>
          <w:sz w:val="24"/>
          <w:szCs w:val="24"/>
        </w:rPr>
        <w:t xml:space="preserve"> </w:t>
      </w:r>
      <w:r w:rsidR="00495573">
        <w:rPr>
          <w:rFonts w:ascii="Calibri" w:eastAsia="Calibri" w:hAnsi="Calibri" w:cs="Calibri"/>
          <w:sz w:val="24"/>
          <w:szCs w:val="24"/>
        </w:rPr>
        <w:t xml:space="preserve">frames </w:t>
      </w:r>
      <w:r w:rsidR="004F7267">
        <w:rPr>
          <w:rFonts w:ascii="Calibri" w:eastAsia="Calibri" w:hAnsi="Calibri" w:cs="Calibri"/>
          <w:sz w:val="24"/>
          <w:szCs w:val="24"/>
        </w:rPr>
        <w:t xml:space="preserve">automatically </w:t>
      </w:r>
      <w:r w:rsidR="0013537C">
        <w:rPr>
          <w:rFonts w:ascii="Calibri" w:eastAsia="Calibri" w:hAnsi="Calibri" w:cs="Calibri"/>
          <w:sz w:val="24"/>
          <w:szCs w:val="24"/>
        </w:rPr>
        <w:t xml:space="preserve">one by one </w:t>
      </w:r>
      <w:r w:rsidR="00495573">
        <w:rPr>
          <w:rFonts w:ascii="Calibri" w:eastAsia="Calibri" w:hAnsi="Calibri" w:cs="Calibri"/>
          <w:sz w:val="24"/>
          <w:szCs w:val="24"/>
        </w:rPr>
        <w:t xml:space="preserve">in </w:t>
      </w:r>
      <w:r w:rsidR="004F7267">
        <w:rPr>
          <w:rFonts w:ascii="Calibri" w:eastAsia="Calibri" w:hAnsi="Calibri" w:cs="Calibri"/>
          <w:sz w:val="24"/>
          <w:szCs w:val="24"/>
        </w:rPr>
        <w:t xml:space="preserve">a </w:t>
      </w:r>
      <w:r w:rsidR="00495573">
        <w:rPr>
          <w:rFonts w:ascii="Calibri" w:eastAsia="Calibri" w:hAnsi="Calibri" w:cs="Calibri"/>
          <w:sz w:val="24"/>
          <w:szCs w:val="24"/>
        </w:rPr>
        <w:t>forward (“</w:t>
      </w:r>
      <w:r w:rsidR="0013537C" w:rsidRPr="0013537C">
        <w:rPr>
          <w:rFonts w:ascii="Calibri" w:eastAsia="Calibri" w:hAnsi="Calibri" w:cs="Calibri"/>
          <w:sz w:val="24"/>
          <w:szCs w:val="24"/>
        </w:rPr>
        <w:t xml:space="preserve"> </w:t>
      </w:r>
      <w:r w:rsidR="00495573">
        <w:rPr>
          <w:rFonts w:ascii="Cambria Math" w:hAnsi="Cambria Math" w:cs="Cambria Math"/>
          <w:color w:val="202124"/>
          <w:shd w:val="clear" w:color="auto" w:fill="FFFFFF"/>
        </w:rPr>
        <w:t>▶</w:t>
      </w:r>
      <w:r w:rsidR="0013537C" w:rsidRPr="0013537C">
        <w:rPr>
          <w:rFonts w:ascii="Cambria Math" w:hAnsi="Cambria Math" w:cs="Cambria Math"/>
          <w:color w:val="202124"/>
          <w:shd w:val="clear" w:color="auto" w:fill="FFFFFF"/>
        </w:rPr>
        <w:t xml:space="preserve"> </w:t>
      </w:r>
      <w:r w:rsidR="00495573">
        <w:rPr>
          <w:rFonts w:ascii="Calibri" w:eastAsia="Calibri" w:hAnsi="Calibri" w:cs="Calibri"/>
          <w:sz w:val="24"/>
          <w:szCs w:val="24"/>
        </w:rPr>
        <w:t xml:space="preserve">”) or </w:t>
      </w:r>
      <w:r w:rsidR="004F7267">
        <w:rPr>
          <w:rFonts w:ascii="Calibri" w:eastAsia="Calibri" w:hAnsi="Calibri" w:cs="Calibri"/>
          <w:sz w:val="24"/>
          <w:szCs w:val="24"/>
        </w:rPr>
        <w:t xml:space="preserve">a </w:t>
      </w:r>
      <w:r w:rsidR="00495573">
        <w:rPr>
          <w:rFonts w:ascii="Calibri" w:eastAsia="Calibri" w:hAnsi="Calibri" w:cs="Calibri"/>
          <w:sz w:val="24"/>
          <w:szCs w:val="24"/>
        </w:rPr>
        <w:t>backward (“</w:t>
      </w:r>
      <w:r w:rsidR="004F7267">
        <w:rPr>
          <w:rFonts w:ascii="Calibri" w:eastAsia="Calibri" w:hAnsi="Calibri" w:cs="Calibri"/>
          <w:sz w:val="24"/>
          <w:szCs w:val="24"/>
        </w:rPr>
        <w:t xml:space="preserve"> </w:t>
      </w:r>
      <w:r w:rsidR="00495573" w:rsidRPr="00495573">
        <w:rPr>
          <w:rFonts w:ascii="Cambria Math" w:hAnsi="Cambria Math" w:cs="Cambria Math"/>
          <w:color w:val="202122"/>
          <w:sz w:val="21"/>
          <w:szCs w:val="21"/>
          <w:shd w:val="clear" w:color="auto" w:fill="F8F9FA"/>
        </w:rPr>
        <w:t>◀️</w:t>
      </w:r>
      <w:r w:rsidR="0013537C" w:rsidRPr="0013537C">
        <w:rPr>
          <w:rFonts w:ascii="Cambria Math" w:hAnsi="Cambria Math" w:cs="Cambria Math"/>
          <w:color w:val="202122"/>
          <w:sz w:val="21"/>
          <w:szCs w:val="21"/>
          <w:shd w:val="clear" w:color="auto" w:fill="F8F9FA"/>
        </w:rPr>
        <w:t xml:space="preserve"> </w:t>
      </w:r>
      <w:r w:rsidR="00495573">
        <w:rPr>
          <w:rFonts w:ascii="Calibri" w:eastAsia="Calibri" w:hAnsi="Calibri" w:cs="Calibri"/>
          <w:sz w:val="24"/>
          <w:szCs w:val="24"/>
        </w:rPr>
        <w:t xml:space="preserve">”) </w:t>
      </w:r>
      <w:r w:rsidR="00461F71">
        <w:rPr>
          <w:rFonts w:ascii="Calibri" w:eastAsia="Calibri" w:hAnsi="Calibri" w:cs="Calibri"/>
          <w:sz w:val="24"/>
          <w:szCs w:val="24"/>
        </w:rPr>
        <w:t>order</w:t>
      </w:r>
      <w:r w:rsidR="00495573" w:rsidRPr="00495573">
        <w:rPr>
          <w:rFonts w:ascii="Calibri" w:eastAsia="Calibri" w:hAnsi="Calibri" w:cs="Calibri"/>
          <w:sz w:val="24"/>
          <w:szCs w:val="24"/>
        </w:rPr>
        <w:t xml:space="preserve"> and pause the </w:t>
      </w:r>
      <w:r w:rsidR="00495573">
        <w:rPr>
          <w:rFonts w:ascii="Calibri" w:eastAsia="Calibri" w:hAnsi="Calibri" w:cs="Calibri"/>
          <w:sz w:val="24"/>
          <w:szCs w:val="24"/>
        </w:rPr>
        <w:t>visualization (“</w:t>
      </w:r>
      <w:r w:rsidR="004F7267">
        <w:rPr>
          <w:noProof/>
        </w:rPr>
        <w:drawing>
          <wp:inline distT="0" distB="0" distL="0" distR="0" wp14:anchorId="703B59B4" wp14:editId="2FED44A1">
            <wp:extent cx="164465" cy="164465"/>
            <wp:effectExtent l="0" t="0" r="6985" b="6985"/>
            <wp:docPr id="47" name="Picture 47" descr="Pause Button Transparent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use Button Transparent | PNG Al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4465" cy="164465"/>
                    </a:xfrm>
                    <a:prstGeom prst="rect">
                      <a:avLst/>
                    </a:prstGeom>
                    <a:noFill/>
                    <a:ln>
                      <a:noFill/>
                    </a:ln>
                  </pic:spPr>
                </pic:pic>
              </a:graphicData>
            </a:graphic>
          </wp:inline>
        </w:drawing>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It also provides control over the loop policy which determines whether to play </w:t>
      </w:r>
      <w:r w:rsidR="00495573">
        <w:rPr>
          <w:rFonts w:ascii="Calibri" w:eastAsia="Calibri" w:hAnsi="Calibri" w:cs="Calibri"/>
          <w:sz w:val="24"/>
          <w:szCs w:val="24"/>
        </w:rPr>
        <w:t xml:space="preserve">the visualization </w:t>
      </w:r>
      <w:r w:rsidR="00495573" w:rsidRPr="00495573">
        <w:rPr>
          <w:rFonts w:ascii="Calibri" w:eastAsia="Calibri" w:hAnsi="Calibri" w:cs="Calibri"/>
          <w:sz w:val="24"/>
          <w:szCs w:val="24"/>
        </w:rPr>
        <w:t>'once', 'loop'</w:t>
      </w:r>
      <w:r w:rsidR="00495573">
        <w:rPr>
          <w:rFonts w:ascii="Calibri" w:eastAsia="Calibri" w:hAnsi="Calibri" w:cs="Calibri"/>
          <w:sz w:val="24"/>
          <w:szCs w:val="24"/>
        </w:rPr>
        <w:t xml:space="preserve"> through it</w:t>
      </w:r>
      <w:r w:rsidR="00495573" w:rsidRPr="00495573">
        <w:rPr>
          <w:rFonts w:ascii="Calibri" w:eastAsia="Calibri" w:hAnsi="Calibri" w:cs="Calibri"/>
          <w:sz w:val="24"/>
          <w:szCs w:val="24"/>
        </w:rPr>
        <w:t>, or 'reflect'</w:t>
      </w:r>
      <w:r w:rsidR="00495573">
        <w:rPr>
          <w:rFonts w:ascii="Calibri" w:eastAsia="Calibri" w:hAnsi="Calibri" w:cs="Calibri"/>
          <w:sz w:val="24"/>
          <w:szCs w:val="24"/>
        </w:rPr>
        <w:t xml:space="preserve"> the process</w:t>
      </w:r>
      <w:r w:rsidR="00495573" w:rsidRPr="00495573">
        <w:rPr>
          <w:rFonts w:ascii="Calibri" w:eastAsia="Calibri" w:hAnsi="Calibri" w:cs="Calibri"/>
          <w:sz w:val="24"/>
          <w:szCs w:val="24"/>
        </w:rPr>
        <w:t xml:space="preserve">. Additionally </w:t>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and </w:t>
      </w:r>
      <w:r w:rsidR="00495573">
        <w:rPr>
          <w:rFonts w:ascii="Calibri" w:eastAsia="Calibri" w:hAnsi="Calibri" w:cs="Calibri"/>
          <w:sz w:val="24"/>
          <w:szCs w:val="24"/>
        </w:rPr>
        <w:t>“</w:t>
      </w:r>
      <w:r w:rsidR="00495573" w:rsidRPr="00495573">
        <w:rPr>
          <w:rFonts w:ascii="Calibri" w:eastAsia="Calibri" w:hAnsi="Calibri" w:cs="Calibri"/>
          <w:sz w:val="24"/>
          <w:szCs w:val="24"/>
        </w:rPr>
        <w:t>+</w:t>
      </w:r>
      <w:r w:rsidR="00495573">
        <w:rPr>
          <w:rFonts w:ascii="Calibri" w:eastAsia="Calibri" w:hAnsi="Calibri" w:cs="Calibri"/>
          <w:sz w:val="24"/>
          <w:szCs w:val="24"/>
        </w:rPr>
        <w:t>”</w:t>
      </w:r>
      <w:r w:rsidR="00495573" w:rsidRPr="00495573">
        <w:rPr>
          <w:rFonts w:ascii="Calibri" w:eastAsia="Calibri" w:hAnsi="Calibri" w:cs="Calibri"/>
          <w:sz w:val="24"/>
          <w:szCs w:val="24"/>
        </w:rPr>
        <w:t xml:space="preserve"> buttons slow down and speed up the player </w:t>
      </w:r>
      <w:commentRangeStart w:id="39"/>
      <w:r w:rsidR="00495573" w:rsidRPr="00495573">
        <w:rPr>
          <w:rFonts w:ascii="Calibri" w:eastAsia="Calibri" w:hAnsi="Calibri" w:cs="Calibri"/>
          <w:sz w:val="24"/>
          <w:szCs w:val="24"/>
        </w:rPr>
        <w:t>speed</w:t>
      </w:r>
      <w:commentRangeEnd w:id="39"/>
      <w:r w:rsidR="00661E59">
        <w:rPr>
          <w:rStyle w:val="CommentReference"/>
        </w:rPr>
        <w:commentReference w:id="39"/>
      </w:r>
      <w:r w:rsidR="00495573" w:rsidRPr="00495573">
        <w:rPr>
          <w:rFonts w:ascii="Calibri" w:eastAsia="Calibri" w:hAnsi="Calibri" w:cs="Calibri"/>
          <w:sz w:val="24"/>
          <w:szCs w:val="24"/>
        </w:rPr>
        <w:t>.</w:t>
      </w:r>
    </w:p>
    <w:p w14:paraId="273D9E4D" w14:textId="18264C95" w:rsidR="00AD2F58" w:rsidRDefault="0013537C" w:rsidP="00733065">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Having a </w:t>
      </w:r>
      <w:r w:rsidR="00431F39">
        <w:rPr>
          <w:rFonts w:ascii="Calibri" w:eastAsia="Calibri" w:hAnsi="Calibri" w:cs="Calibri"/>
          <w:sz w:val="24"/>
          <w:szCs w:val="24"/>
        </w:rPr>
        <w:t xml:space="preserve">single </w:t>
      </w:r>
      <w:r>
        <w:rPr>
          <w:rFonts w:ascii="Calibri" w:eastAsia="Calibri" w:hAnsi="Calibri" w:cs="Calibri"/>
          <w:sz w:val="24"/>
          <w:szCs w:val="24"/>
        </w:rPr>
        <w:t xml:space="preserve">frame or a range of frames for visualization, you may specify them using </w:t>
      </w:r>
      <w:r w:rsidR="0053147D">
        <w:rPr>
          <w:rFonts w:ascii="Calibri" w:eastAsia="Calibri" w:hAnsi="Calibri" w:cs="Calibri"/>
          <w:sz w:val="24"/>
          <w:szCs w:val="24"/>
        </w:rPr>
        <w:t xml:space="preserve">a </w:t>
      </w:r>
      <w:r w:rsidR="001D27AB">
        <w:rPr>
          <w:rFonts w:ascii="Calibri" w:eastAsia="Calibri" w:hAnsi="Calibri" w:cs="Calibri"/>
          <w:sz w:val="24"/>
          <w:szCs w:val="24"/>
        </w:rPr>
        <w:t xml:space="preserve">frame </w:t>
      </w:r>
      <w:r w:rsidR="0053147D">
        <w:rPr>
          <w:rFonts w:ascii="Calibri" w:eastAsia="Calibri" w:hAnsi="Calibri" w:cs="Calibri"/>
          <w:sz w:val="24"/>
          <w:szCs w:val="24"/>
        </w:rPr>
        <w:t xml:space="preserve">range </w:t>
      </w:r>
      <w:r>
        <w:rPr>
          <w:rFonts w:ascii="Calibri" w:eastAsia="Calibri" w:hAnsi="Calibri" w:cs="Calibri"/>
          <w:sz w:val="24"/>
          <w:szCs w:val="24"/>
        </w:rPr>
        <w:t xml:space="preserve">slider that shows the </w:t>
      </w:r>
      <w:r w:rsidR="0053147D">
        <w:rPr>
          <w:rFonts w:ascii="Calibri" w:eastAsia="Calibri" w:hAnsi="Calibri" w:cs="Calibri"/>
          <w:sz w:val="24"/>
          <w:szCs w:val="24"/>
        </w:rPr>
        <w:t xml:space="preserve">start and the </w:t>
      </w:r>
      <w:commentRangeStart w:id="40"/>
      <w:r w:rsidR="0053147D">
        <w:rPr>
          <w:rFonts w:ascii="Calibri" w:eastAsia="Calibri" w:hAnsi="Calibri" w:cs="Calibri"/>
          <w:sz w:val="24"/>
          <w:szCs w:val="24"/>
        </w:rPr>
        <w:t>end of desired frames.</w:t>
      </w:r>
      <w:commentRangeEnd w:id="40"/>
      <w:r w:rsidR="00736D6A">
        <w:rPr>
          <w:rStyle w:val="CommentReference"/>
        </w:rPr>
        <w:commentReference w:id="40"/>
      </w:r>
    </w:p>
    <w:p w14:paraId="53CCB6FC" w14:textId="419138E3" w:rsidR="0053147D" w:rsidRDefault="0053147D" w:rsidP="00733065">
      <w:pPr>
        <w:pStyle w:val="ListParagraph"/>
        <w:widowControl w:val="0"/>
        <w:numPr>
          <w:ilvl w:val="1"/>
          <w:numId w:val="2"/>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  f) Simplifying the work with the slider in b) you may also set </w:t>
      </w:r>
      <w:commentRangeStart w:id="41"/>
      <w:r>
        <w:rPr>
          <w:rFonts w:ascii="Calibri" w:eastAsia="Calibri" w:hAnsi="Calibri" w:cs="Calibri"/>
          <w:sz w:val="24"/>
          <w:szCs w:val="24"/>
        </w:rPr>
        <w:t xml:space="preserve">manually </w:t>
      </w:r>
      <w:commentRangeEnd w:id="41"/>
      <w:r w:rsidR="009F13CE">
        <w:rPr>
          <w:rStyle w:val="CommentReference"/>
        </w:rPr>
        <w:commentReference w:id="41"/>
      </w:r>
      <w:r>
        <w:rPr>
          <w:rFonts w:ascii="Calibri" w:eastAsia="Calibri" w:hAnsi="Calibri" w:cs="Calibri"/>
          <w:sz w:val="24"/>
          <w:szCs w:val="24"/>
        </w:rPr>
        <w:t xml:space="preserve">the start – c) – and end – e) – </w:t>
      </w:r>
      <w:r w:rsidR="004F7267">
        <w:rPr>
          <w:rFonts w:ascii="Calibri" w:eastAsia="Calibri" w:hAnsi="Calibri" w:cs="Calibri"/>
          <w:sz w:val="24"/>
          <w:szCs w:val="24"/>
        </w:rPr>
        <w:t>of the frame range</w:t>
      </w:r>
      <w:r>
        <w:rPr>
          <w:rFonts w:ascii="Calibri" w:eastAsia="Calibri" w:hAnsi="Calibri" w:cs="Calibri"/>
          <w:sz w:val="24"/>
          <w:szCs w:val="24"/>
        </w:rPr>
        <w:t xml:space="preserve"> or the start </w:t>
      </w:r>
      <w:commentRangeStart w:id="42"/>
      <w:r>
        <w:rPr>
          <w:rFonts w:ascii="Calibri" w:eastAsia="Calibri" w:hAnsi="Calibri" w:cs="Calibri"/>
          <w:sz w:val="24"/>
          <w:szCs w:val="24"/>
        </w:rPr>
        <w:t>retention time</w:t>
      </w:r>
      <w:commentRangeEnd w:id="42"/>
      <w:r w:rsidR="00736D6A">
        <w:rPr>
          <w:rStyle w:val="CommentReference"/>
        </w:rPr>
        <w:commentReference w:id="42"/>
      </w:r>
      <w:r>
        <w:rPr>
          <w:rFonts w:ascii="Calibri" w:eastAsia="Calibri" w:hAnsi="Calibri" w:cs="Calibri"/>
          <w:sz w:val="24"/>
          <w:szCs w:val="24"/>
        </w:rPr>
        <w:t xml:space="preserve"> (in minutes) – d) – and the end retention time – f)</w:t>
      </w:r>
      <w:r w:rsidR="004F7267">
        <w:rPr>
          <w:rFonts w:ascii="Calibri" w:eastAsia="Calibri" w:hAnsi="Calibri" w:cs="Calibri"/>
          <w:sz w:val="24"/>
          <w:szCs w:val="24"/>
        </w:rPr>
        <w:t xml:space="preserve"> – values</w:t>
      </w:r>
      <w:r>
        <w:rPr>
          <w:rFonts w:ascii="Calibri" w:eastAsia="Calibri" w:hAnsi="Calibri" w:cs="Calibri"/>
          <w:sz w:val="24"/>
          <w:szCs w:val="24"/>
        </w:rPr>
        <w:t>.</w:t>
      </w:r>
    </w:p>
    <w:p w14:paraId="7B402238" w14:textId="179020EF" w:rsidR="00403127" w:rsidRDefault="00403127" w:rsidP="00CA355B">
      <w:pPr>
        <w:pStyle w:val="ListParagraph"/>
        <w:widowControl w:val="0"/>
        <w:spacing w:before="216" w:after="200" w:line="281" w:lineRule="auto"/>
        <w:ind w:left="1080"/>
        <w:contextualSpacing w:val="0"/>
        <w:jc w:val="both"/>
        <w:rPr>
          <w:rFonts w:ascii="Calibri" w:eastAsia="Calibri" w:hAnsi="Calibri" w:cs="Calibri"/>
          <w:sz w:val="24"/>
          <w:szCs w:val="24"/>
        </w:rPr>
      </w:pPr>
      <w:r>
        <w:rPr>
          <w:rFonts w:ascii="Calibri" w:eastAsia="Calibri" w:hAnsi="Calibri" w:cs="Calibri"/>
          <w:sz w:val="24"/>
          <w:szCs w:val="24"/>
        </w:rPr>
        <w:t xml:space="preserve">* If any specified start value is equal to or higher than the end value, the </w:t>
      </w:r>
      <w:commentRangeStart w:id="43"/>
      <w:r>
        <w:rPr>
          <w:rFonts w:ascii="Calibri" w:eastAsia="Calibri" w:hAnsi="Calibri" w:cs="Calibri"/>
          <w:sz w:val="24"/>
          <w:szCs w:val="24"/>
        </w:rPr>
        <w:t xml:space="preserve">end value </w:t>
      </w:r>
      <w:commentRangeEnd w:id="43"/>
      <w:r w:rsidR="00736D6A">
        <w:rPr>
          <w:rStyle w:val="CommentReference"/>
        </w:rPr>
        <w:commentReference w:id="43"/>
      </w:r>
      <w:r>
        <w:rPr>
          <w:rFonts w:ascii="Calibri" w:eastAsia="Calibri" w:hAnsi="Calibri" w:cs="Calibri"/>
          <w:sz w:val="24"/>
          <w:szCs w:val="24"/>
        </w:rPr>
        <w:t>will be changed automatically with the value equal to “start_value + 1”.</w:t>
      </w:r>
    </w:p>
    <w:p w14:paraId="2F2F74B8" w14:textId="28D0B903" w:rsidR="00AD2F58" w:rsidRDefault="00AD2F58" w:rsidP="00733065">
      <w:pPr>
        <w:pStyle w:val="ListParagraph"/>
        <w:widowControl w:val="0"/>
        <w:spacing w:before="216" w:after="200" w:line="281" w:lineRule="auto"/>
        <w:ind w:left="1080"/>
        <w:contextualSpacing w:val="0"/>
        <w:jc w:val="center"/>
        <w:rPr>
          <w:rFonts w:ascii="Calibri" w:eastAsia="Calibri" w:hAnsi="Calibri" w:cs="Calibri"/>
          <w:sz w:val="24"/>
          <w:szCs w:val="24"/>
          <w:lang w:val="ru-RU"/>
        </w:rPr>
      </w:pPr>
      <w:r w:rsidRPr="00AD2F58">
        <w:rPr>
          <w:rFonts w:ascii="Calibri" w:eastAsia="Calibri" w:hAnsi="Calibri" w:cs="Calibri"/>
          <w:noProof/>
          <w:sz w:val="24"/>
          <w:szCs w:val="24"/>
        </w:rPr>
        <w:drawing>
          <wp:inline distT="0" distB="0" distL="0" distR="0" wp14:anchorId="69A365BE" wp14:editId="0EE32BFB">
            <wp:extent cx="3434646" cy="2553005"/>
            <wp:effectExtent l="19050" t="19050" r="1397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Lst>
                    </a:blip>
                    <a:stretch>
                      <a:fillRect/>
                    </a:stretch>
                  </pic:blipFill>
                  <pic:spPr>
                    <a:xfrm>
                      <a:off x="0" y="0"/>
                      <a:ext cx="3492296" cy="2595856"/>
                    </a:xfrm>
                    <a:prstGeom prst="rect">
                      <a:avLst/>
                    </a:prstGeom>
                    <a:ln>
                      <a:solidFill>
                        <a:schemeClr val="tx1">
                          <a:lumMod val="65000"/>
                          <a:lumOff val="35000"/>
                        </a:schemeClr>
                      </a:solidFill>
                    </a:ln>
                  </pic:spPr>
                </pic:pic>
              </a:graphicData>
            </a:graphic>
          </wp:inline>
        </w:drawing>
      </w:r>
    </w:p>
    <w:p w14:paraId="6A567E54" w14:textId="77777777" w:rsidR="004F7267" w:rsidRPr="0013537C" w:rsidRDefault="004F7267" w:rsidP="00733065">
      <w:pPr>
        <w:pStyle w:val="ListParagraph"/>
        <w:widowControl w:val="0"/>
        <w:spacing w:before="216" w:after="200" w:line="281" w:lineRule="auto"/>
        <w:ind w:left="1080"/>
        <w:contextualSpacing w:val="0"/>
        <w:jc w:val="center"/>
        <w:rPr>
          <w:rFonts w:ascii="Calibri" w:eastAsia="Calibri" w:hAnsi="Calibri" w:cs="Calibri"/>
          <w:sz w:val="24"/>
          <w:szCs w:val="24"/>
          <w:lang w:val="ru-RU"/>
        </w:rPr>
      </w:pPr>
    </w:p>
    <w:p w14:paraId="79A863B4" w14:textId="03A44E11" w:rsidR="008F2E4E" w:rsidRPr="00647BA1" w:rsidRDefault="00603E14"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TIMS dimension: </w:t>
      </w:r>
      <w:r w:rsidR="008F2E4E" w:rsidRPr="00647BA1">
        <w:rPr>
          <w:rFonts w:ascii="Calibri" w:eastAsia="Calibri" w:hAnsi="Calibri" w:cs="Calibri"/>
          <w:b/>
          <w:sz w:val="24"/>
          <w:szCs w:val="24"/>
        </w:rPr>
        <w:t xml:space="preserve">“Select mobility_values / scan_indices” </w:t>
      </w:r>
      <w:commentRangeStart w:id="44"/>
      <w:r w:rsidR="008F2E4E" w:rsidRPr="00647BA1">
        <w:rPr>
          <w:rFonts w:ascii="Calibri" w:eastAsia="Calibri" w:hAnsi="Calibri" w:cs="Calibri"/>
          <w:b/>
          <w:sz w:val="24"/>
          <w:szCs w:val="24"/>
        </w:rPr>
        <w:t>card</w:t>
      </w:r>
      <w:commentRangeEnd w:id="44"/>
      <w:r w:rsidR="00661E59">
        <w:rPr>
          <w:rStyle w:val="CommentReference"/>
        </w:rPr>
        <w:commentReference w:id="44"/>
      </w:r>
    </w:p>
    <w:p w14:paraId="1D511D98" w14:textId="740E0BD2" w:rsidR="004F7267" w:rsidRDefault="004F7267" w:rsidP="00733065">
      <w:pPr>
        <w:widowControl w:val="0"/>
        <w:spacing w:before="216" w:after="200" w:line="281" w:lineRule="auto"/>
        <w:ind w:left="1170"/>
        <w:jc w:val="both"/>
        <w:rPr>
          <w:rFonts w:ascii="Calibri" w:eastAsia="Calibri" w:hAnsi="Calibri" w:cs="Calibri"/>
          <w:sz w:val="24"/>
          <w:szCs w:val="24"/>
        </w:rPr>
      </w:pPr>
      <w:r w:rsidRPr="00647BA1">
        <w:rPr>
          <w:rFonts w:ascii="Calibri" w:eastAsia="Calibri" w:hAnsi="Calibri" w:cs="Calibri"/>
          <w:sz w:val="24"/>
          <w:szCs w:val="24"/>
        </w:rPr>
        <w:t>This card</w:t>
      </w:r>
      <w:r w:rsidR="00647BA1" w:rsidRPr="00647BA1">
        <w:rPr>
          <w:rFonts w:ascii="Calibri" w:eastAsia="Calibri" w:hAnsi="Calibri" w:cs="Calibri"/>
          <w:sz w:val="24"/>
          <w:szCs w:val="24"/>
        </w:rPr>
        <w:t xml:space="preserve"> allows slicing</w:t>
      </w:r>
      <w:r w:rsidRPr="00647BA1">
        <w:rPr>
          <w:rFonts w:ascii="Calibri" w:eastAsia="Calibri" w:hAnsi="Calibri" w:cs="Calibri"/>
          <w:sz w:val="24"/>
          <w:szCs w:val="24"/>
        </w:rPr>
        <w:t xml:space="preserve"> mobility values </w:t>
      </w:r>
      <w:r w:rsidR="00647BA1" w:rsidRPr="00647BA1">
        <w:rPr>
          <w:rFonts w:ascii="Calibri" w:eastAsia="Calibri" w:hAnsi="Calibri" w:cs="Calibri"/>
          <w:sz w:val="24"/>
          <w:szCs w:val="24"/>
        </w:rPr>
        <w:t>and</w:t>
      </w:r>
      <w:r w:rsidRPr="00647BA1">
        <w:rPr>
          <w:rFonts w:ascii="Calibri" w:eastAsia="Calibri" w:hAnsi="Calibri" w:cs="Calibri"/>
          <w:sz w:val="24"/>
          <w:szCs w:val="24"/>
        </w:rPr>
        <w:t xml:space="preserve"> scan indices. </w:t>
      </w:r>
      <w:r w:rsidR="00647BA1" w:rsidRPr="00647BA1">
        <w:rPr>
          <w:rFonts w:ascii="Calibri" w:eastAsia="Calibri" w:hAnsi="Calibri" w:cs="Calibri"/>
          <w:sz w:val="24"/>
          <w:szCs w:val="24"/>
        </w:rPr>
        <w:t>It</w:t>
      </w:r>
      <w:r w:rsidRPr="00647BA1">
        <w:rPr>
          <w:rFonts w:ascii="Calibri" w:eastAsia="Calibri" w:hAnsi="Calibri" w:cs="Calibri"/>
          <w:sz w:val="24"/>
          <w:szCs w:val="24"/>
        </w:rPr>
        <w:t xml:space="preserve"> can be done using either a </w:t>
      </w:r>
      <w:r w:rsidR="00647BA1" w:rsidRPr="00647BA1">
        <w:rPr>
          <w:rFonts w:ascii="Calibri" w:eastAsia="Calibri" w:hAnsi="Calibri" w:cs="Calibri"/>
          <w:sz w:val="24"/>
          <w:szCs w:val="24"/>
        </w:rPr>
        <w:t>scan</w:t>
      </w:r>
      <w:r w:rsidRPr="00647BA1">
        <w:rPr>
          <w:rFonts w:ascii="Calibri" w:eastAsia="Calibri" w:hAnsi="Calibri" w:cs="Calibri"/>
          <w:sz w:val="24"/>
          <w:szCs w:val="24"/>
        </w:rPr>
        <w:t xml:space="preserve"> s</w:t>
      </w:r>
      <w:r w:rsidR="00647BA1" w:rsidRPr="00647BA1">
        <w:rPr>
          <w:rFonts w:ascii="Calibri" w:eastAsia="Calibri" w:hAnsi="Calibri" w:cs="Calibri"/>
          <w:sz w:val="24"/>
          <w:szCs w:val="24"/>
        </w:rPr>
        <w:t>lider and</w:t>
      </w:r>
      <w:r w:rsidRPr="00647BA1">
        <w:rPr>
          <w:rFonts w:ascii="Calibri" w:eastAsia="Calibri" w:hAnsi="Calibri" w:cs="Calibri"/>
          <w:sz w:val="24"/>
          <w:szCs w:val="24"/>
        </w:rPr>
        <w:t xml:space="preserve"> the “Start scan”/ “End scan” input</w:t>
      </w:r>
      <w:r w:rsidR="00647BA1" w:rsidRPr="00647BA1">
        <w:rPr>
          <w:rFonts w:ascii="Calibri" w:eastAsia="Calibri" w:hAnsi="Calibri" w:cs="Calibri"/>
          <w:sz w:val="24"/>
          <w:szCs w:val="24"/>
        </w:rPr>
        <w:t xml:space="preserve"> fields for manual setting of the values</w:t>
      </w:r>
      <w:r w:rsidRPr="00647BA1">
        <w:rPr>
          <w:rFonts w:ascii="Calibri" w:eastAsia="Calibri" w:hAnsi="Calibri" w:cs="Calibri"/>
          <w:sz w:val="24"/>
          <w:szCs w:val="24"/>
        </w:rPr>
        <w:t xml:space="preserve"> </w:t>
      </w:r>
      <w:r w:rsidR="00647BA1" w:rsidRPr="00647BA1">
        <w:rPr>
          <w:rFonts w:ascii="Calibri" w:eastAsia="Calibri" w:hAnsi="Calibri" w:cs="Calibri"/>
          <w:sz w:val="24"/>
          <w:szCs w:val="24"/>
        </w:rPr>
        <w:t>or the “Start IM”/ “End IM” value inputs to specify the range of inversed ion mobility values (1/K</w:t>
      </w:r>
      <w:r w:rsidR="00647BA1" w:rsidRPr="00647BA1">
        <w:rPr>
          <w:rFonts w:ascii="Calibri" w:eastAsia="Calibri" w:hAnsi="Calibri" w:cs="Calibri"/>
          <w:sz w:val="24"/>
          <w:szCs w:val="24"/>
          <w:vertAlign w:val="subscript"/>
        </w:rPr>
        <w:t>o</w:t>
      </w:r>
      <w:r w:rsidR="00647BA1" w:rsidRPr="00647BA1">
        <w:rPr>
          <w:rFonts w:ascii="Calibri" w:eastAsia="Calibri" w:hAnsi="Calibri" w:cs="Calibri"/>
          <w:sz w:val="24"/>
          <w:szCs w:val="24"/>
        </w:rPr>
        <w:t xml:space="preserve">). For example, setting a value for the “Start scan” field will automatically update the slider start value and will change correspondingly the value </w:t>
      </w:r>
      <w:r w:rsidR="00647BA1" w:rsidRPr="00647BA1">
        <w:rPr>
          <w:rFonts w:ascii="Calibri" w:eastAsia="Calibri" w:hAnsi="Calibri" w:cs="Calibri"/>
          <w:sz w:val="24"/>
          <w:szCs w:val="24"/>
        </w:rPr>
        <w:lastRenderedPageBreak/>
        <w:t>of the “Start IM” field.</w:t>
      </w:r>
    </w:p>
    <w:p w14:paraId="13A94022" w14:textId="307DFC8D" w:rsidR="004F7267" w:rsidRPr="00CA355B" w:rsidRDefault="00CA355B" w:rsidP="00CA355B">
      <w:pPr>
        <w:pStyle w:val="ListParagraph"/>
        <w:widowControl w:val="0"/>
        <w:spacing w:before="216" w:after="200" w:line="281" w:lineRule="auto"/>
        <w:ind w:left="1170"/>
        <w:contextualSpacing w:val="0"/>
        <w:jc w:val="both"/>
        <w:rPr>
          <w:rFonts w:ascii="Calibri" w:eastAsia="Calibri" w:hAnsi="Calibri" w:cs="Calibri"/>
          <w:sz w:val="24"/>
          <w:szCs w:val="24"/>
        </w:rPr>
      </w:pPr>
      <w:r>
        <w:rPr>
          <w:rFonts w:ascii="Calibri" w:eastAsia="Calibri" w:hAnsi="Calibri" w:cs="Calibri"/>
          <w:sz w:val="24"/>
          <w:szCs w:val="24"/>
        </w:rPr>
        <w:t>* If any specified start value is equal to or higher than the end value, the end value will be changed automatically with the value equal to “start_value + 1”.</w:t>
      </w:r>
    </w:p>
    <w:p w14:paraId="3C390100" w14:textId="19C5C6C7" w:rsidR="008F2E4E" w:rsidRDefault="00603E14"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t xml:space="preserve">QUADRUPOLE dimension: </w:t>
      </w:r>
      <w:r w:rsidR="008F2E4E" w:rsidRPr="001D27AB">
        <w:rPr>
          <w:rFonts w:ascii="Calibri" w:eastAsia="Calibri" w:hAnsi="Calibri" w:cs="Calibri"/>
          <w:b/>
          <w:sz w:val="24"/>
          <w:szCs w:val="24"/>
        </w:rPr>
        <w:t>“</w:t>
      </w:r>
      <w:r w:rsidR="004F7267" w:rsidRPr="001D27AB">
        <w:rPr>
          <w:rFonts w:ascii="Calibri" w:eastAsia="Calibri" w:hAnsi="Calibri" w:cs="Calibri"/>
          <w:b/>
          <w:sz w:val="24"/>
          <w:szCs w:val="24"/>
        </w:rPr>
        <w:t xml:space="preserve">Select </w:t>
      </w:r>
      <w:commentRangeStart w:id="45"/>
      <w:commentRangeStart w:id="46"/>
      <w:r w:rsidR="004F7267" w:rsidRPr="001D27AB">
        <w:rPr>
          <w:rFonts w:ascii="Calibri" w:eastAsia="Calibri" w:hAnsi="Calibri" w:cs="Calibri"/>
          <w:b/>
          <w:sz w:val="24"/>
          <w:szCs w:val="24"/>
        </w:rPr>
        <w:t>quad_values / precursor</w:t>
      </w:r>
      <w:r w:rsidR="008F2E4E" w:rsidRPr="001D27AB">
        <w:rPr>
          <w:rFonts w:ascii="Calibri" w:eastAsia="Calibri" w:hAnsi="Calibri" w:cs="Calibri"/>
          <w:b/>
          <w:sz w:val="24"/>
          <w:szCs w:val="24"/>
        </w:rPr>
        <w:t>_indices</w:t>
      </w:r>
      <w:commentRangeEnd w:id="45"/>
      <w:r w:rsidR="008455D6">
        <w:rPr>
          <w:rStyle w:val="CommentReference"/>
        </w:rPr>
        <w:commentReference w:id="45"/>
      </w:r>
      <w:commentRangeEnd w:id="46"/>
      <w:r w:rsidR="005D187F">
        <w:rPr>
          <w:rStyle w:val="CommentReference"/>
        </w:rPr>
        <w:commentReference w:id="46"/>
      </w:r>
      <w:r w:rsidR="008F2E4E" w:rsidRPr="001D27AB">
        <w:rPr>
          <w:rFonts w:ascii="Calibri" w:eastAsia="Calibri" w:hAnsi="Calibri" w:cs="Calibri"/>
          <w:b/>
          <w:sz w:val="24"/>
          <w:szCs w:val="24"/>
        </w:rPr>
        <w:t>” card</w:t>
      </w:r>
    </w:p>
    <w:p w14:paraId="200B6958" w14:textId="6A07226F" w:rsidR="003E6724" w:rsidRPr="003E6724" w:rsidRDefault="003E6724" w:rsidP="00733065">
      <w:pPr>
        <w:pStyle w:val="ListParagraph"/>
        <w:widowControl w:val="0"/>
        <w:spacing w:before="216" w:after="200" w:line="281" w:lineRule="auto"/>
        <w:ind w:left="1080"/>
        <w:contextualSpacing w:val="0"/>
        <w:jc w:val="both"/>
        <w:rPr>
          <w:rFonts w:ascii="Calibri" w:eastAsia="Calibri" w:hAnsi="Calibri" w:cs="Calibri"/>
          <w:sz w:val="24"/>
          <w:szCs w:val="24"/>
        </w:rPr>
      </w:pPr>
      <w:r w:rsidRPr="003E6724">
        <w:rPr>
          <w:rFonts w:ascii="Calibri" w:eastAsia="Calibri" w:hAnsi="Calibri" w:cs="Calibri"/>
          <w:sz w:val="24"/>
          <w:szCs w:val="24"/>
        </w:rPr>
        <w:t>This card focusses o</w:t>
      </w:r>
      <w:r>
        <w:rPr>
          <w:rFonts w:ascii="Calibri" w:eastAsia="Calibri" w:hAnsi="Calibri" w:cs="Calibri"/>
          <w:sz w:val="24"/>
          <w:szCs w:val="24"/>
        </w:rPr>
        <w:t xml:space="preserve">n the quadrupole and indirectly on the collision cell. </w:t>
      </w:r>
      <w:r w:rsidRPr="003E6724">
        <w:rPr>
          <w:rFonts w:ascii="Calibri" w:eastAsia="Calibri" w:hAnsi="Calibri" w:cs="Calibri"/>
          <w:sz w:val="24"/>
          <w:szCs w:val="24"/>
        </w:rPr>
        <w:t>It allows to slice lower and upper</w:t>
      </w:r>
      <w:r>
        <w:rPr>
          <w:rFonts w:ascii="Calibri" w:eastAsia="Calibri" w:hAnsi="Calibri" w:cs="Calibri"/>
          <w:sz w:val="24"/>
          <w:szCs w:val="24"/>
        </w:rPr>
        <w:t xml:space="preserve"> </w:t>
      </w:r>
      <w:r w:rsidRPr="003E6724">
        <w:rPr>
          <w:rFonts w:ascii="Calibri" w:eastAsia="Calibri" w:hAnsi="Calibri" w:cs="Calibri"/>
          <w:sz w:val="24"/>
          <w:szCs w:val="24"/>
        </w:rPr>
        <w:t>quadrupole m</w:t>
      </w:r>
      <w:r>
        <w:rPr>
          <w:rFonts w:ascii="Calibri" w:eastAsia="Calibri" w:hAnsi="Calibri" w:cs="Calibri"/>
          <w:sz w:val="24"/>
          <w:szCs w:val="24"/>
        </w:rPr>
        <w:t>/</w:t>
      </w:r>
      <w:r w:rsidRPr="003E6724">
        <w:rPr>
          <w:rFonts w:ascii="Calibri" w:eastAsia="Calibri" w:hAnsi="Calibri" w:cs="Calibri"/>
          <w:sz w:val="24"/>
          <w:szCs w:val="24"/>
        </w:rPr>
        <w:t>z values (e.g. the m/z of</w:t>
      </w:r>
      <w:r>
        <w:rPr>
          <w:rFonts w:ascii="Calibri" w:eastAsia="Calibri" w:hAnsi="Calibri" w:cs="Calibri"/>
          <w:sz w:val="24"/>
          <w:szCs w:val="24"/>
        </w:rPr>
        <w:t xml:space="preserve"> </w:t>
      </w:r>
      <w:r w:rsidRPr="003E6724">
        <w:rPr>
          <w:rFonts w:ascii="Calibri" w:eastAsia="Calibri" w:hAnsi="Calibri" w:cs="Calibri"/>
          <w:sz w:val="24"/>
          <w:szCs w:val="24"/>
        </w:rPr>
        <w:t xml:space="preserve">unfragmented ions / </w:t>
      </w:r>
      <w:commentRangeStart w:id="47"/>
      <w:r w:rsidRPr="003E6724">
        <w:rPr>
          <w:rFonts w:ascii="Calibri" w:eastAsia="Calibri" w:hAnsi="Calibri" w:cs="Calibri"/>
          <w:sz w:val="24"/>
          <w:szCs w:val="24"/>
        </w:rPr>
        <w:t>precursors</w:t>
      </w:r>
      <w:commentRangeEnd w:id="47"/>
      <w:r w:rsidR="009E167E">
        <w:rPr>
          <w:rStyle w:val="CommentReference"/>
        </w:rPr>
        <w:commentReference w:id="47"/>
      </w:r>
      <w:r w:rsidRPr="003E6724">
        <w:rPr>
          <w:rFonts w:ascii="Calibri" w:eastAsia="Calibri" w:hAnsi="Calibri" w:cs="Calibri"/>
          <w:sz w:val="24"/>
          <w:szCs w:val="24"/>
        </w:rPr>
        <w:t>).</w:t>
      </w:r>
    </w:p>
    <w:p w14:paraId="0AE5C492" w14:textId="77777777" w:rsidR="003E6724" w:rsidRDefault="003E672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To </w:t>
      </w:r>
      <w:commentRangeStart w:id="48"/>
      <w:r>
        <w:rPr>
          <w:rFonts w:ascii="Calibri" w:eastAsia="Calibri" w:hAnsi="Calibri" w:cs="Calibri"/>
          <w:sz w:val="24"/>
          <w:szCs w:val="24"/>
        </w:rPr>
        <w:t>inactivate t</w:t>
      </w:r>
      <w:commentRangeEnd w:id="48"/>
      <w:r w:rsidR="008455D6">
        <w:rPr>
          <w:rStyle w:val="CommentReference"/>
        </w:rPr>
        <w:commentReference w:id="48"/>
      </w:r>
      <w:r>
        <w:rPr>
          <w:rFonts w:ascii="Calibri" w:eastAsia="Calibri" w:hAnsi="Calibri" w:cs="Calibri"/>
          <w:sz w:val="24"/>
          <w:szCs w:val="24"/>
        </w:rPr>
        <w:t>he quadrupole and collision cell and as a result to filter only the precursor ions, mark the “Show MS1 ions (precursors)” check box.</w:t>
      </w:r>
    </w:p>
    <w:p w14:paraId="5CF7D28E" w14:textId="5F0E3AF7" w:rsidR="00952C84" w:rsidRPr="00952C84" w:rsidRDefault="003E672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 To </w:t>
      </w:r>
      <w:commentRangeStart w:id="49"/>
      <w:r>
        <w:rPr>
          <w:rFonts w:ascii="Calibri" w:eastAsia="Calibri" w:hAnsi="Calibri" w:cs="Calibri"/>
          <w:sz w:val="24"/>
          <w:szCs w:val="24"/>
        </w:rPr>
        <w:t xml:space="preserve">activate </w:t>
      </w:r>
      <w:commentRangeEnd w:id="49"/>
      <w:r w:rsidR="008455D6">
        <w:rPr>
          <w:rStyle w:val="CommentReference"/>
        </w:rPr>
        <w:commentReference w:id="49"/>
      </w:r>
      <w:r>
        <w:rPr>
          <w:rFonts w:ascii="Calibri" w:eastAsia="Calibri" w:hAnsi="Calibri" w:cs="Calibri"/>
          <w:sz w:val="24"/>
          <w:szCs w:val="24"/>
        </w:rPr>
        <w:t>both quadrupole and collision cell and as a result to slice only the fragment ions, mark the “Show MS2 ions (fragments)” check box.</w:t>
      </w:r>
    </w:p>
    <w:p w14:paraId="3B553974" w14:textId="0944B8B1" w:rsidR="003E6724" w:rsidRPr="003E6724" w:rsidRDefault="003E6724" w:rsidP="00733065">
      <w:pPr>
        <w:pStyle w:val="ListParagraph"/>
        <w:widowControl w:val="0"/>
        <w:spacing w:before="216" w:after="200" w:line="281" w:lineRule="auto"/>
        <w:ind w:left="1440"/>
        <w:contextualSpacing w:val="0"/>
        <w:jc w:val="both"/>
        <w:rPr>
          <w:rFonts w:ascii="Calibri" w:eastAsia="Calibri" w:hAnsi="Calibri" w:cs="Calibri"/>
          <w:sz w:val="24"/>
          <w:szCs w:val="24"/>
        </w:rPr>
      </w:pPr>
      <w:r>
        <w:rPr>
          <w:rFonts w:ascii="Calibri" w:eastAsia="Calibri" w:hAnsi="Calibri" w:cs="Calibri"/>
          <w:sz w:val="24"/>
          <w:szCs w:val="24"/>
        </w:rPr>
        <w:t xml:space="preserve">* To </w:t>
      </w:r>
      <w:commentRangeStart w:id="50"/>
      <w:r>
        <w:rPr>
          <w:rFonts w:ascii="Calibri" w:eastAsia="Calibri" w:hAnsi="Calibri" w:cs="Calibri"/>
          <w:sz w:val="24"/>
          <w:szCs w:val="24"/>
        </w:rPr>
        <w:t xml:space="preserve">visualize </w:t>
      </w:r>
      <w:commentRangeEnd w:id="50"/>
      <w:r w:rsidR="008455D6">
        <w:rPr>
          <w:rStyle w:val="CommentReference"/>
        </w:rPr>
        <w:commentReference w:id="50"/>
      </w:r>
      <w:r>
        <w:rPr>
          <w:rFonts w:ascii="Calibri" w:eastAsia="Calibri" w:hAnsi="Calibri" w:cs="Calibri"/>
          <w:sz w:val="24"/>
          <w:szCs w:val="24"/>
        </w:rPr>
        <w:t xml:space="preserve">both precursors and fragment ions just mark two checkboxes at the same time. </w:t>
      </w:r>
    </w:p>
    <w:p w14:paraId="46CE95B9" w14:textId="77777777" w:rsidR="00952C84" w:rsidRDefault="00952C8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To slice</w:t>
      </w:r>
      <w:r w:rsidR="003E6724" w:rsidRPr="003E6724">
        <w:rPr>
          <w:rFonts w:ascii="Calibri" w:eastAsia="Calibri" w:hAnsi="Calibri" w:cs="Calibri"/>
          <w:sz w:val="24"/>
          <w:szCs w:val="24"/>
        </w:rPr>
        <w:t xml:space="preserve"> </w:t>
      </w:r>
      <w:commentRangeStart w:id="51"/>
      <w:r>
        <w:rPr>
          <w:rFonts w:ascii="Calibri" w:eastAsia="Calibri" w:hAnsi="Calibri" w:cs="Calibri"/>
          <w:sz w:val="24"/>
          <w:szCs w:val="24"/>
        </w:rPr>
        <w:t>quadrupole</w:t>
      </w:r>
      <w:r w:rsidR="003E6724" w:rsidRPr="003E6724">
        <w:rPr>
          <w:rFonts w:ascii="Calibri" w:eastAsia="Calibri" w:hAnsi="Calibri" w:cs="Calibri"/>
          <w:sz w:val="24"/>
          <w:szCs w:val="24"/>
        </w:rPr>
        <w:t xml:space="preserve"> </w:t>
      </w:r>
      <w:commentRangeEnd w:id="51"/>
      <w:r w:rsidR="008455D6">
        <w:rPr>
          <w:rStyle w:val="CommentReference"/>
        </w:rPr>
        <w:commentReference w:id="51"/>
      </w:r>
      <w:r w:rsidR="003E6724" w:rsidRPr="003E6724">
        <w:rPr>
          <w:rFonts w:ascii="Calibri" w:eastAsia="Calibri" w:hAnsi="Calibri" w:cs="Calibri"/>
          <w:sz w:val="24"/>
          <w:szCs w:val="24"/>
        </w:rPr>
        <w:t xml:space="preserve">m/z values </w:t>
      </w:r>
      <w:r>
        <w:rPr>
          <w:rFonts w:ascii="Calibri" w:eastAsia="Calibri" w:hAnsi="Calibri" w:cs="Calibri"/>
          <w:sz w:val="24"/>
          <w:szCs w:val="24"/>
        </w:rPr>
        <w:t>use</w:t>
      </w:r>
      <w:r w:rsidR="003E6724" w:rsidRPr="003E6724">
        <w:rPr>
          <w:rFonts w:ascii="Calibri" w:eastAsia="Calibri" w:hAnsi="Calibri" w:cs="Calibri"/>
          <w:sz w:val="24"/>
          <w:szCs w:val="24"/>
        </w:rPr>
        <w:t xml:space="preserve"> either a </w:t>
      </w:r>
      <w:r>
        <w:rPr>
          <w:rFonts w:ascii="Calibri" w:eastAsia="Calibri" w:hAnsi="Calibri" w:cs="Calibri"/>
          <w:sz w:val="24"/>
          <w:szCs w:val="24"/>
        </w:rPr>
        <w:t>quadrupole</w:t>
      </w:r>
      <w:r w:rsidR="003E6724" w:rsidRPr="003E6724">
        <w:rPr>
          <w:rFonts w:ascii="Calibri" w:eastAsia="Calibri" w:hAnsi="Calibri" w:cs="Calibri"/>
          <w:sz w:val="24"/>
          <w:szCs w:val="24"/>
        </w:rPr>
        <w:t xml:space="preserve"> </w:t>
      </w:r>
      <w:r>
        <w:rPr>
          <w:rFonts w:ascii="Calibri" w:eastAsia="Calibri" w:hAnsi="Calibri" w:cs="Calibri"/>
          <w:sz w:val="24"/>
          <w:szCs w:val="24"/>
        </w:rPr>
        <w:t>values slider or</w:t>
      </w:r>
      <w:r w:rsidR="003E6724" w:rsidRPr="003E6724">
        <w:rPr>
          <w:rFonts w:ascii="Calibri" w:eastAsia="Calibri" w:hAnsi="Calibri" w:cs="Calibri"/>
          <w:sz w:val="24"/>
          <w:szCs w:val="24"/>
        </w:rPr>
        <w:t xml:space="preserve"> the “Start </w:t>
      </w:r>
      <w:r>
        <w:rPr>
          <w:rFonts w:ascii="Calibri" w:eastAsia="Calibri" w:hAnsi="Calibri" w:cs="Calibri"/>
          <w:sz w:val="24"/>
          <w:szCs w:val="24"/>
        </w:rPr>
        <w:t>QUAD</w:t>
      </w:r>
      <w:r w:rsidR="003E6724" w:rsidRPr="003E6724">
        <w:rPr>
          <w:rFonts w:ascii="Calibri" w:eastAsia="Calibri" w:hAnsi="Calibri" w:cs="Calibri"/>
          <w:sz w:val="24"/>
          <w:szCs w:val="24"/>
        </w:rPr>
        <w:t xml:space="preserve">”/ “End </w:t>
      </w:r>
      <w:r>
        <w:rPr>
          <w:rFonts w:ascii="Calibri" w:eastAsia="Calibri" w:hAnsi="Calibri" w:cs="Calibri"/>
          <w:sz w:val="24"/>
          <w:szCs w:val="24"/>
        </w:rPr>
        <w:t>QUAD</w:t>
      </w:r>
      <w:r w:rsidR="003E6724" w:rsidRPr="003E6724">
        <w:rPr>
          <w:rFonts w:ascii="Calibri" w:eastAsia="Calibri" w:hAnsi="Calibri" w:cs="Calibri"/>
          <w:sz w:val="24"/>
          <w:szCs w:val="24"/>
        </w:rPr>
        <w:t xml:space="preserve">” input fields for manual setting of the </w:t>
      </w:r>
      <w:r>
        <w:rPr>
          <w:rFonts w:ascii="Calibri" w:eastAsia="Calibri" w:hAnsi="Calibri" w:cs="Calibri"/>
          <w:sz w:val="24"/>
          <w:szCs w:val="24"/>
        </w:rPr>
        <w:t>values.</w:t>
      </w:r>
    </w:p>
    <w:p w14:paraId="5D085953" w14:textId="731982EB" w:rsidR="00952C84" w:rsidRDefault="00952C84" w:rsidP="00733065">
      <w:pPr>
        <w:pStyle w:val="ListParagraph"/>
        <w:widowControl w:val="0"/>
        <w:numPr>
          <w:ilvl w:val="0"/>
          <w:numId w:val="15"/>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To slice</w:t>
      </w:r>
      <w:r w:rsidRPr="003E6724">
        <w:rPr>
          <w:rFonts w:ascii="Calibri" w:eastAsia="Calibri" w:hAnsi="Calibri" w:cs="Calibri"/>
          <w:sz w:val="24"/>
          <w:szCs w:val="24"/>
        </w:rPr>
        <w:t xml:space="preserve"> </w:t>
      </w:r>
      <w:commentRangeStart w:id="52"/>
      <w:r>
        <w:rPr>
          <w:rFonts w:ascii="Calibri" w:eastAsia="Calibri" w:hAnsi="Calibri" w:cs="Calibri"/>
          <w:sz w:val="24"/>
          <w:szCs w:val="24"/>
        </w:rPr>
        <w:t>precursor</w:t>
      </w:r>
      <w:r w:rsidRPr="003E6724">
        <w:rPr>
          <w:rFonts w:ascii="Calibri" w:eastAsia="Calibri" w:hAnsi="Calibri" w:cs="Calibri"/>
          <w:sz w:val="24"/>
          <w:szCs w:val="24"/>
        </w:rPr>
        <w:t xml:space="preserve"> </w:t>
      </w:r>
      <w:commentRangeEnd w:id="52"/>
      <w:r w:rsidR="008455D6">
        <w:rPr>
          <w:rStyle w:val="CommentReference"/>
        </w:rPr>
        <w:commentReference w:id="52"/>
      </w:r>
      <w:r>
        <w:rPr>
          <w:rFonts w:ascii="Calibri" w:eastAsia="Calibri" w:hAnsi="Calibri" w:cs="Calibri"/>
          <w:sz w:val="24"/>
          <w:szCs w:val="24"/>
        </w:rPr>
        <w:t>indices</w:t>
      </w:r>
      <w:r w:rsidRPr="003E6724">
        <w:rPr>
          <w:rFonts w:ascii="Calibri" w:eastAsia="Calibri" w:hAnsi="Calibri" w:cs="Calibri"/>
          <w:sz w:val="24"/>
          <w:szCs w:val="24"/>
        </w:rPr>
        <w:t xml:space="preserve"> </w:t>
      </w:r>
      <w:r>
        <w:rPr>
          <w:rFonts w:ascii="Calibri" w:eastAsia="Calibri" w:hAnsi="Calibri" w:cs="Calibri"/>
          <w:sz w:val="24"/>
          <w:szCs w:val="24"/>
        </w:rPr>
        <w:t>use</w:t>
      </w:r>
      <w:r w:rsidRPr="003E6724">
        <w:rPr>
          <w:rFonts w:ascii="Calibri" w:eastAsia="Calibri" w:hAnsi="Calibri" w:cs="Calibri"/>
          <w:sz w:val="24"/>
          <w:szCs w:val="24"/>
        </w:rPr>
        <w:t xml:space="preserve"> either a </w:t>
      </w:r>
      <w:r>
        <w:rPr>
          <w:rFonts w:ascii="Calibri" w:eastAsia="Calibri" w:hAnsi="Calibri" w:cs="Calibri"/>
          <w:sz w:val="24"/>
          <w:szCs w:val="24"/>
        </w:rPr>
        <w:t>precursor</w:t>
      </w:r>
      <w:r w:rsidRPr="003E6724">
        <w:rPr>
          <w:rFonts w:ascii="Calibri" w:eastAsia="Calibri" w:hAnsi="Calibri" w:cs="Calibri"/>
          <w:sz w:val="24"/>
          <w:szCs w:val="24"/>
        </w:rPr>
        <w:t xml:space="preserve"> </w:t>
      </w:r>
      <w:r>
        <w:rPr>
          <w:rFonts w:ascii="Calibri" w:eastAsia="Calibri" w:hAnsi="Calibri" w:cs="Calibri"/>
          <w:sz w:val="24"/>
          <w:szCs w:val="24"/>
        </w:rPr>
        <w:t>indices slider or</w:t>
      </w:r>
      <w:r w:rsidRPr="003E6724">
        <w:rPr>
          <w:rFonts w:ascii="Calibri" w:eastAsia="Calibri" w:hAnsi="Calibri" w:cs="Calibri"/>
          <w:sz w:val="24"/>
          <w:szCs w:val="24"/>
        </w:rPr>
        <w:t xml:space="preserve"> the “Start </w:t>
      </w:r>
      <w:r>
        <w:rPr>
          <w:rFonts w:ascii="Calibri" w:eastAsia="Calibri" w:hAnsi="Calibri" w:cs="Calibri"/>
          <w:sz w:val="24"/>
          <w:szCs w:val="24"/>
        </w:rPr>
        <w:t>precursor</w:t>
      </w:r>
      <w:r w:rsidRPr="003E6724">
        <w:rPr>
          <w:rFonts w:ascii="Calibri" w:eastAsia="Calibri" w:hAnsi="Calibri" w:cs="Calibri"/>
          <w:sz w:val="24"/>
          <w:szCs w:val="24"/>
        </w:rPr>
        <w:t xml:space="preserve">”/ “End </w:t>
      </w:r>
      <w:r>
        <w:rPr>
          <w:rFonts w:ascii="Calibri" w:eastAsia="Calibri" w:hAnsi="Calibri" w:cs="Calibri"/>
          <w:sz w:val="24"/>
          <w:szCs w:val="24"/>
        </w:rPr>
        <w:t>precursor</w:t>
      </w:r>
      <w:r w:rsidRPr="003E6724">
        <w:rPr>
          <w:rFonts w:ascii="Calibri" w:eastAsia="Calibri" w:hAnsi="Calibri" w:cs="Calibri"/>
          <w:sz w:val="24"/>
          <w:szCs w:val="24"/>
        </w:rPr>
        <w:t xml:space="preserve">” input fields for manual setting of the </w:t>
      </w:r>
      <w:r>
        <w:rPr>
          <w:rFonts w:ascii="Calibri" w:eastAsia="Calibri" w:hAnsi="Calibri" w:cs="Calibri"/>
          <w:sz w:val="24"/>
          <w:szCs w:val="24"/>
        </w:rPr>
        <w:t>values.</w:t>
      </w:r>
    </w:p>
    <w:p w14:paraId="4CB9A87F" w14:textId="5ECD40DC" w:rsidR="00952C84" w:rsidRPr="00CA355B" w:rsidRDefault="00CA355B" w:rsidP="00CA355B">
      <w:pPr>
        <w:widowControl w:val="0"/>
        <w:spacing w:before="216" w:after="200" w:line="281" w:lineRule="auto"/>
        <w:ind w:left="1080"/>
        <w:jc w:val="both"/>
        <w:rPr>
          <w:rFonts w:ascii="Calibri" w:eastAsia="Calibri" w:hAnsi="Calibri" w:cs="Calibri"/>
          <w:sz w:val="24"/>
          <w:szCs w:val="24"/>
        </w:rPr>
      </w:pPr>
      <w:r w:rsidRPr="00CA355B">
        <w:rPr>
          <w:rFonts w:ascii="Calibri" w:eastAsia="Calibri" w:hAnsi="Calibri" w:cs="Calibri"/>
          <w:sz w:val="24"/>
          <w:szCs w:val="24"/>
        </w:rPr>
        <w:t>* If any specified start value is equal to or higher than the end value, the end value will be changed automatically with the value equal to “start_value + 1”.</w:t>
      </w:r>
    </w:p>
    <w:p w14:paraId="0E19EF58" w14:textId="1AA53FCB" w:rsidR="001D27AB" w:rsidRPr="00CA355B" w:rsidRDefault="001D27AB" w:rsidP="00CA355B">
      <w:pPr>
        <w:pStyle w:val="ListParagraph"/>
        <w:widowControl w:val="0"/>
        <w:spacing w:before="216" w:after="200" w:line="281" w:lineRule="auto"/>
        <w:ind w:left="1440"/>
        <w:contextualSpacing w:val="0"/>
        <w:jc w:val="center"/>
        <w:rPr>
          <w:rFonts w:ascii="Calibri" w:eastAsia="Calibri" w:hAnsi="Calibri" w:cs="Calibri"/>
          <w:sz w:val="24"/>
          <w:szCs w:val="24"/>
        </w:rPr>
      </w:pPr>
      <w:r w:rsidRPr="008F2E4E">
        <w:rPr>
          <w:rFonts w:ascii="Calibri" w:eastAsia="Calibri" w:hAnsi="Calibri" w:cs="Calibri"/>
          <w:noProof/>
          <w:sz w:val="24"/>
          <w:szCs w:val="24"/>
        </w:rPr>
        <w:drawing>
          <wp:inline distT="0" distB="0" distL="0" distR="0" wp14:anchorId="2408F93B" wp14:editId="26421DEE">
            <wp:extent cx="2994499" cy="2551176"/>
            <wp:effectExtent l="19050" t="19050" r="15875"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Lst>
                    </a:blip>
                    <a:stretch>
                      <a:fillRect/>
                    </a:stretch>
                  </pic:blipFill>
                  <pic:spPr>
                    <a:xfrm>
                      <a:off x="0" y="0"/>
                      <a:ext cx="2994499" cy="2551176"/>
                    </a:xfrm>
                    <a:prstGeom prst="rect">
                      <a:avLst/>
                    </a:prstGeom>
                    <a:ln>
                      <a:solidFill>
                        <a:schemeClr val="tx1">
                          <a:lumMod val="65000"/>
                          <a:lumOff val="35000"/>
                        </a:schemeClr>
                      </a:solidFill>
                    </a:ln>
                  </pic:spPr>
                </pic:pic>
              </a:graphicData>
            </a:graphic>
          </wp:inline>
        </w:drawing>
      </w:r>
    </w:p>
    <w:p w14:paraId="06890F44" w14:textId="2D9BD42D" w:rsidR="008F2E4E" w:rsidRPr="001D27AB" w:rsidRDefault="00603E14"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Pr>
          <w:rFonts w:ascii="Calibri" w:eastAsia="Calibri" w:hAnsi="Calibri" w:cs="Calibri"/>
          <w:b/>
          <w:sz w:val="24"/>
          <w:szCs w:val="24"/>
        </w:rPr>
        <w:lastRenderedPageBreak/>
        <w:t xml:space="preserve">TOF dimension: </w:t>
      </w:r>
      <w:r w:rsidR="008F2E4E" w:rsidRPr="001D27AB">
        <w:rPr>
          <w:rFonts w:ascii="Calibri" w:eastAsia="Calibri" w:hAnsi="Calibri" w:cs="Calibri"/>
          <w:b/>
          <w:sz w:val="24"/>
          <w:szCs w:val="24"/>
        </w:rPr>
        <w:t>“Select mz_values / tof_</w:t>
      </w:r>
      <w:commentRangeStart w:id="53"/>
      <w:commentRangeStart w:id="54"/>
      <w:r w:rsidR="008F2E4E" w:rsidRPr="001D27AB">
        <w:rPr>
          <w:rFonts w:ascii="Calibri" w:eastAsia="Calibri" w:hAnsi="Calibri" w:cs="Calibri"/>
          <w:b/>
          <w:sz w:val="24"/>
          <w:szCs w:val="24"/>
        </w:rPr>
        <w:t>indices</w:t>
      </w:r>
      <w:commentRangeEnd w:id="53"/>
      <w:r w:rsidR="009F13CE">
        <w:rPr>
          <w:rStyle w:val="CommentReference"/>
        </w:rPr>
        <w:commentReference w:id="53"/>
      </w:r>
      <w:commentRangeEnd w:id="54"/>
      <w:r>
        <w:rPr>
          <w:rStyle w:val="CommentReference"/>
        </w:rPr>
        <w:commentReference w:id="54"/>
      </w:r>
      <w:r w:rsidR="008F2E4E" w:rsidRPr="001D27AB">
        <w:rPr>
          <w:rFonts w:ascii="Calibri" w:eastAsia="Calibri" w:hAnsi="Calibri" w:cs="Calibri"/>
          <w:b/>
          <w:sz w:val="24"/>
          <w:szCs w:val="24"/>
        </w:rPr>
        <w:t>” card</w:t>
      </w:r>
    </w:p>
    <w:p w14:paraId="1C2D1DF6" w14:textId="774BD108" w:rsidR="001D27AB" w:rsidRDefault="001D27AB" w:rsidP="00733065">
      <w:pPr>
        <w:widowControl w:val="0"/>
        <w:spacing w:before="216" w:after="200" w:line="281" w:lineRule="auto"/>
        <w:ind w:left="1170"/>
        <w:jc w:val="both"/>
        <w:rPr>
          <w:rFonts w:ascii="Calibri" w:eastAsia="Calibri" w:hAnsi="Calibri" w:cs="Calibri"/>
          <w:sz w:val="24"/>
          <w:szCs w:val="24"/>
        </w:rPr>
      </w:pPr>
      <w:r w:rsidRPr="001D27AB">
        <w:rPr>
          <w:rFonts w:ascii="Calibri" w:eastAsia="Calibri" w:hAnsi="Calibri" w:cs="Calibri"/>
          <w:sz w:val="24"/>
          <w:szCs w:val="24"/>
        </w:rPr>
        <w:t xml:space="preserve">This card allows slicing </w:t>
      </w:r>
      <w:commentRangeStart w:id="55"/>
      <w:r>
        <w:rPr>
          <w:rFonts w:ascii="Calibri" w:eastAsia="Calibri" w:hAnsi="Calibri" w:cs="Calibri"/>
          <w:sz w:val="24"/>
          <w:szCs w:val="24"/>
        </w:rPr>
        <w:t xml:space="preserve">TOF </w:t>
      </w:r>
      <w:commentRangeEnd w:id="55"/>
      <w:r w:rsidR="009F13CE">
        <w:rPr>
          <w:rStyle w:val="CommentReference"/>
        </w:rPr>
        <w:commentReference w:id="55"/>
      </w:r>
      <w:r w:rsidRPr="001D27AB">
        <w:rPr>
          <w:rFonts w:ascii="Calibri" w:eastAsia="Calibri" w:hAnsi="Calibri" w:cs="Calibri"/>
          <w:sz w:val="24"/>
          <w:szCs w:val="24"/>
        </w:rPr>
        <w:t>m</w:t>
      </w:r>
      <w:r>
        <w:rPr>
          <w:rFonts w:ascii="Calibri" w:eastAsia="Calibri" w:hAnsi="Calibri" w:cs="Calibri"/>
          <w:sz w:val="24"/>
          <w:szCs w:val="24"/>
        </w:rPr>
        <w:t>/z</w:t>
      </w:r>
      <w:r w:rsidRPr="001D27AB">
        <w:rPr>
          <w:rFonts w:ascii="Calibri" w:eastAsia="Calibri" w:hAnsi="Calibri" w:cs="Calibri"/>
          <w:sz w:val="24"/>
          <w:szCs w:val="24"/>
        </w:rPr>
        <w:t xml:space="preserve"> values and indices. It can be done using either a </w:t>
      </w:r>
      <w:r>
        <w:rPr>
          <w:rFonts w:ascii="Calibri" w:eastAsia="Calibri" w:hAnsi="Calibri" w:cs="Calibri"/>
          <w:sz w:val="24"/>
          <w:szCs w:val="24"/>
        </w:rPr>
        <w:t xml:space="preserve">TOF </w:t>
      </w:r>
      <w:commentRangeStart w:id="56"/>
      <w:r>
        <w:rPr>
          <w:rFonts w:ascii="Calibri" w:eastAsia="Calibri" w:hAnsi="Calibri" w:cs="Calibri"/>
          <w:sz w:val="24"/>
          <w:szCs w:val="24"/>
        </w:rPr>
        <w:t>indices</w:t>
      </w:r>
      <w:r w:rsidRPr="001D27AB">
        <w:rPr>
          <w:rFonts w:ascii="Calibri" w:eastAsia="Calibri" w:hAnsi="Calibri" w:cs="Calibri"/>
          <w:sz w:val="24"/>
          <w:szCs w:val="24"/>
        </w:rPr>
        <w:t xml:space="preserve"> slider </w:t>
      </w:r>
      <w:commentRangeEnd w:id="56"/>
      <w:r w:rsidR="009F13CE">
        <w:rPr>
          <w:rStyle w:val="CommentReference"/>
        </w:rPr>
        <w:commentReference w:id="56"/>
      </w:r>
      <w:r w:rsidRPr="001D27AB">
        <w:rPr>
          <w:rFonts w:ascii="Calibri" w:eastAsia="Calibri" w:hAnsi="Calibri" w:cs="Calibri"/>
          <w:sz w:val="24"/>
          <w:szCs w:val="24"/>
        </w:rPr>
        <w:t>and the “S</w:t>
      </w:r>
      <w:r>
        <w:rPr>
          <w:rFonts w:ascii="Calibri" w:eastAsia="Calibri" w:hAnsi="Calibri" w:cs="Calibri"/>
          <w:sz w:val="24"/>
          <w:szCs w:val="24"/>
        </w:rPr>
        <w:t>tart TOF</w:t>
      </w:r>
      <w:r w:rsidRPr="001D27AB">
        <w:rPr>
          <w:rFonts w:ascii="Calibri" w:eastAsia="Calibri" w:hAnsi="Calibri" w:cs="Calibri"/>
          <w:sz w:val="24"/>
          <w:szCs w:val="24"/>
        </w:rPr>
        <w:t>”/ “</w:t>
      </w:r>
      <w:r>
        <w:rPr>
          <w:rFonts w:ascii="Calibri" w:eastAsia="Calibri" w:hAnsi="Calibri" w:cs="Calibri"/>
          <w:sz w:val="24"/>
          <w:szCs w:val="24"/>
        </w:rPr>
        <w:t>End TOF</w:t>
      </w:r>
      <w:r w:rsidRPr="001D27AB">
        <w:rPr>
          <w:rFonts w:ascii="Calibri" w:eastAsia="Calibri" w:hAnsi="Calibri" w:cs="Calibri"/>
          <w:sz w:val="24"/>
          <w:szCs w:val="24"/>
        </w:rPr>
        <w:t xml:space="preserve">” input fields for manual setting of the </w:t>
      </w:r>
      <w:r>
        <w:rPr>
          <w:rFonts w:ascii="Calibri" w:eastAsia="Calibri" w:hAnsi="Calibri" w:cs="Calibri"/>
          <w:sz w:val="24"/>
          <w:szCs w:val="24"/>
        </w:rPr>
        <w:t>TOF indices</w:t>
      </w:r>
      <w:r w:rsidRPr="001D27AB">
        <w:rPr>
          <w:rFonts w:ascii="Calibri" w:eastAsia="Calibri" w:hAnsi="Calibri" w:cs="Calibri"/>
          <w:sz w:val="24"/>
          <w:szCs w:val="24"/>
        </w:rPr>
        <w:t xml:space="preserve"> or the “Start </w:t>
      </w:r>
      <w:r>
        <w:rPr>
          <w:rFonts w:ascii="Calibri" w:eastAsia="Calibri" w:hAnsi="Calibri" w:cs="Calibri"/>
          <w:sz w:val="24"/>
          <w:szCs w:val="24"/>
        </w:rPr>
        <w:t>m/z</w:t>
      </w:r>
      <w:r w:rsidRPr="001D27AB">
        <w:rPr>
          <w:rFonts w:ascii="Calibri" w:eastAsia="Calibri" w:hAnsi="Calibri" w:cs="Calibri"/>
          <w:sz w:val="24"/>
          <w:szCs w:val="24"/>
        </w:rPr>
        <w:t xml:space="preserve">”/ “End </w:t>
      </w:r>
      <w:r>
        <w:rPr>
          <w:rFonts w:ascii="Calibri" w:eastAsia="Calibri" w:hAnsi="Calibri" w:cs="Calibri"/>
          <w:sz w:val="24"/>
          <w:szCs w:val="24"/>
        </w:rPr>
        <w:t>m/z</w:t>
      </w:r>
      <w:r w:rsidRPr="001D27AB">
        <w:rPr>
          <w:rFonts w:ascii="Calibri" w:eastAsia="Calibri" w:hAnsi="Calibri" w:cs="Calibri"/>
          <w:sz w:val="24"/>
          <w:szCs w:val="24"/>
        </w:rPr>
        <w:t xml:space="preserve">” value inputs to specify the range of </w:t>
      </w:r>
      <w:r>
        <w:rPr>
          <w:rFonts w:ascii="Calibri" w:eastAsia="Calibri" w:hAnsi="Calibri" w:cs="Calibri"/>
          <w:sz w:val="24"/>
          <w:szCs w:val="24"/>
        </w:rPr>
        <w:t>fragment m/z values</w:t>
      </w:r>
      <w:r w:rsidRPr="001D27AB">
        <w:rPr>
          <w:rFonts w:ascii="Calibri" w:eastAsia="Calibri" w:hAnsi="Calibri" w:cs="Calibri"/>
          <w:sz w:val="24"/>
          <w:szCs w:val="24"/>
        </w:rPr>
        <w:t>. For example, setting a value for the “S</w:t>
      </w:r>
      <w:r>
        <w:rPr>
          <w:rFonts w:ascii="Calibri" w:eastAsia="Calibri" w:hAnsi="Calibri" w:cs="Calibri"/>
          <w:sz w:val="24"/>
          <w:szCs w:val="24"/>
        </w:rPr>
        <w:t>tart TOF</w:t>
      </w:r>
      <w:r w:rsidRPr="001D27AB">
        <w:rPr>
          <w:rFonts w:ascii="Calibri" w:eastAsia="Calibri" w:hAnsi="Calibri" w:cs="Calibri"/>
          <w:sz w:val="24"/>
          <w:szCs w:val="24"/>
        </w:rPr>
        <w:t xml:space="preserve">” field will automatically update the </w:t>
      </w:r>
      <w:r>
        <w:rPr>
          <w:rFonts w:ascii="Calibri" w:eastAsia="Calibri" w:hAnsi="Calibri" w:cs="Calibri"/>
          <w:sz w:val="24"/>
          <w:szCs w:val="24"/>
        </w:rPr>
        <w:t>TOF indices</w:t>
      </w:r>
      <w:r w:rsidRPr="001D27AB">
        <w:rPr>
          <w:rFonts w:ascii="Calibri" w:eastAsia="Calibri" w:hAnsi="Calibri" w:cs="Calibri"/>
          <w:sz w:val="24"/>
          <w:szCs w:val="24"/>
        </w:rPr>
        <w:t xml:space="preserve"> slider start value and will change correspondingly the value of the “Start </w:t>
      </w:r>
      <w:r>
        <w:rPr>
          <w:rFonts w:ascii="Calibri" w:eastAsia="Calibri" w:hAnsi="Calibri" w:cs="Calibri"/>
          <w:sz w:val="24"/>
          <w:szCs w:val="24"/>
        </w:rPr>
        <w:t>m/z</w:t>
      </w:r>
      <w:r w:rsidRPr="001D27AB">
        <w:rPr>
          <w:rFonts w:ascii="Calibri" w:eastAsia="Calibri" w:hAnsi="Calibri" w:cs="Calibri"/>
          <w:sz w:val="24"/>
          <w:szCs w:val="24"/>
        </w:rPr>
        <w:t>” field.</w:t>
      </w:r>
    </w:p>
    <w:p w14:paraId="329F26A1" w14:textId="0D646857" w:rsidR="00CA355B" w:rsidRDefault="00CA355B" w:rsidP="00CA355B">
      <w:pPr>
        <w:pStyle w:val="ListParagraph"/>
        <w:widowControl w:val="0"/>
        <w:spacing w:before="216" w:after="200" w:line="281" w:lineRule="auto"/>
        <w:ind w:left="1170"/>
        <w:contextualSpacing w:val="0"/>
        <w:jc w:val="both"/>
        <w:rPr>
          <w:rFonts w:ascii="Calibri" w:eastAsia="Calibri" w:hAnsi="Calibri" w:cs="Calibri"/>
          <w:sz w:val="24"/>
          <w:szCs w:val="24"/>
        </w:rPr>
      </w:pPr>
      <w:r>
        <w:rPr>
          <w:rFonts w:ascii="Calibri" w:eastAsia="Calibri" w:hAnsi="Calibri" w:cs="Calibri"/>
          <w:sz w:val="24"/>
          <w:szCs w:val="24"/>
        </w:rPr>
        <w:t>* If any specified start value is equal to or higher than the end value, the end value will be changed automatically with the value equal to “start_value + 1”.</w:t>
      </w:r>
    </w:p>
    <w:p w14:paraId="3F88D837" w14:textId="0E20FF4F" w:rsidR="001D27AB" w:rsidRPr="001D27AB" w:rsidRDefault="001D27AB"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 xml:space="preserve">“Select </w:t>
      </w:r>
      <w:commentRangeStart w:id="57"/>
      <w:commentRangeStart w:id="58"/>
      <w:r>
        <w:rPr>
          <w:rFonts w:ascii="Calibri" w:eastAsia="Calibri" w:hAnsi="Calibri" w:cs="Calibri"/>
          <w:b/>
          <w:sz w:val="24"/>
          <w:szCs w:val="24"/>
        </w:rPr>
        <w:t>intensity</w:t>
      </w:r>
      <w:commentRangeEnd w:id="57"/>
      <w:r w:rsidR="00EC548B">
        <w:rPr>
          <w:rStyle w:val="CommentReference"/>
        </w:rPr>
        <w:commentReference w:id="57"/>
      </w:r>
      <w:commentRangeEnd w:id="58"/>
      <w:r w:rsidR="005D187F">
        <w:rPr>
          <w:rStyle w:val="CommentReference"/>
        </w:rPr>
        <w:commentReference w:id="58"/>
      </w:r>
      <w:r w:rsidRPr="001D27AB">
        <w:rPr>
          <w:rFonts w:ascii="Calibri" w:eastAsia="Calibri" w:hAnsi="Calibri" w:cs="Calibri"/>
          <w:b/>
          <w:sz w:val="24"/>
          <w:szCs w:val="24"/>
        </w:rPr>
        <w:t>_values” card</w:t>
      </w:r>
    </w:p>
    <w:p w14:paraId="7FDB82DA" w14:textId="164E0D02" w:rsidR="001D27AB" w:rsidRDefault="001D27AB" w:rsidP="00733065">
      <w:pPr>
        <w:widowControl w:val="0"/>
        <w:spacing w:before="216" w:after="200" w:line="281" w:lineRule="auto"/>
        <w:ind w:left="1170"/>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Pr>
          <w:rFonts w:ascii="Calibri" w:eastAsia="Calibri" w:hAnsi="Calibri" w:cs="Calibri"/>
          <w:sz w:val="24"/>
          <w:szCs w:val="24"/>
        </w:rPr>
        <w:t>filtering the data base on the intensity values of the ions</w:t>
      </w:r>
      <w:r w:rsidRPr="001D27AB">
        <w:rPr>
          <w:rFonts w:ascii="Calibri" w:eastAsia="Calibri" w:hAnsi="Calibri" w:cs="Calibri"/>
          <w:sz w:val="24"/>
          <w:szCs w:val="24"/>
        </w:rPr>
        <w:t>. It can be done using a</w:t>
      </w:r>
      <w:r>
        <w:rPr>
          <w:rFonts w:ascii="Calibri" w:eastAsia="Calibri" w:hAnsi="Calibri" w:cs="Calibri"/>
          <w:sz w:val="24"/>
          <w:szCs w:val="24"/>
        </w:rPr>
        <w:t>n</w:t>
      </w:r>
      <w:r w:rsidRPr="001D27AB">
        <w:rPr>
          <w:rFonts w:ascii="Calibri" w:eastAsia="Calibri" w:hAnsi="Calibri" w:cs="Calibri"/>
          <w:sz w:val="24"/>
          <w:szCs w:val="24"/>
        </w:rPr>
        <w:t xml:space="preserve"> </w:t>
      </w:r>
      <w:r>
        <w:rPr>
          <w:rFonts w:ascii="Calibri" w:eastAsia="Calibri" w:hAnsi="Calibri" w:cs="Calibri"/>
          <w:sz w:val="24"/>
          <w:szCs w:val="24"/>
        </w:rPr>
        <w:t>intensity values</w:t>
      </w:r>
      <w:r w:rsidRPr="001D27AB">
        <w:rPr>
          <w:rFonts w:ascii="Calibri" w:eastAsia="Calibri" w:hAnsi="Calibri" w:cs="Calibri"/>
          <w:sz w:val="24"/>
          <w:szCs w:val="24"/>
        </w:rPr>
        <w:t xml:space="preserve"> slider </w:t>
      </w:r>
      <w:r>
        <w:rPr>
          <w:rFonts w:ascii="Calibri" w:eastAsia="Calibri" w:hAnsi="Calibri" w:cs="Calibri"/>
          <w:sz w:val="24"/>
          <w:szCs w:val="24"/>
        </w:rPr>
        <w:t>or</w:t>
      </w:r>
      <w:r w:rsidRPr="001D27AB">
        <w:rPr>
          <w:rFonts w:ascii="Calibri" w:eastAsia="Calibri" w:hAnsi="Calibri" w:cs="Calibri"/>
          <w:sz w:val="24"/>
          <w:szCs w:val="24"/>
        </w:rPr>
        <w:t xml:space="preserve"> the “S</w:t>
      </w:r>
      <w:r>
        <w:rPr>
          <w:rFonts w:ascii="Calibri" w:eastAsia="Calibri" w:hAnsi="Calibri" w:cs="Calibri"/>
          <w:sz w:val="24"/>
          <w:szCs w:val="24"/>
        </w:rPr>
        <w:t>tart intensity</w:t>
      </w:r>
      <w:r w:rsidRPr="001D27AB">
        <w:rPr>
          <w:rFonts w:ascii="Calibri" w:eastAsia="Calibri" w:hAnsi="Calibri" w:cs="Calibri"/>
          <w:sz w:val="24"/>
          <w:szCs w:val="24"/>
        </w:rPr>
        <w:t>”/ “</w:t>
      </w:r>
      <w:r>
        <w:rPr>
          <w:rFonts w:ascii="Calibri" w:eastAsia="Calibri" w:hAnsi="Calibri" w:cs="Calibri"/>
          <w:sz w:val="24"/>
          <w:szCs w:val="24"/>
        </w:rPr>
        <w:t>End intensity</w:t>
      </w:r>
      <w:r w:rsidRPr="001D27AB">
        <w:rPr>
          <w:rFonts w:ascii="Calibri" w:eastAsia="Calibri" w:hAnsi="Calibri" w:cs="Calibri"/>
          <w:sz w:val="24"/>
          <w:szCs w:val="24"/>
        </w:rPr>
        <w:t>” input fields for manual setting of the</w:t>
      </w:r>
      <w:r>
        <w:rPr>
          <w:rFonts w:ascii="Calibri" w:eastAsia="Calibri" w:hAnsi="Calibri" w:cs="Calibri"/>
          <w:sz w:val="24"/>
          <w:szCs w:val="24"/>
        </w:rPr>
        <w:t xml:space="preserve"> intensity values</w:t>
      </w:r>
      <w:r w:rsidRPr="001D27AB">
        <w:rPr>
          <w:rFonts w:ascii="Calibri" w:eastAsia="Calibri" w:hAnsi="Calibri" w:cs="Calibri"/>
          <w:sz w:val="24"/>
          <w:szCs w:val="24"/>
        </w:rPr>
        <w:t>.</w:t>
      </w:r>
    </w:p>
    <w:p w14:paraId="4B55B35C" w14:textId="593074B8" w:rsidR="00CA355B" w:rsidRDefault="00CA355B" w:rsidP="003A2DE6">
      <w:pPr>
        <w:pStyle w:val="ListParagraph"/>
        <w:widowControl w:val="0"/>
        <w:spacing w:before="216" w:after="200" w:line="281" w:lineRule="auto"/>
        <w:ind w:left="1170"/>
        <w:contextualSpacing w:val="0"/>
        <w:jc w:val="both"/>
        <w:rPr>
          <w:rFonts w:ascii="Calibri" w:eastAsia="Calibri" w:hAnsi="Calibri" w:cs="Calibri"/>
          <w:sz w:val="24"/>
          <w:szCs w:val="24"/>
        </w:rPr>
      </w:pPr>
      <w:r>
        <w:rPr>
          <w:rFonts w:ascii="Calibri" w:eastAsia="Calibri" w:hAnsi="Calibri" w:cs="Calibri"/>
          <w:sz w:val="24"/>
          <w:szCs w:val="24"/>
        </w:rPr>
        <w:t>* If any specified start value is equal to or higher than the end value, the end value will be changed automatically with the value equal to “start_value + 1”.</w:t>
      </w:r>
    </w:p>
    <w:p w14:paraId="7C73C462" w14:textId="2413B08C" w:rsidR="001D27AB" w:rsidRPr="001D27AB" w:rsidRDefault="001D27AB"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Export data</w:t>
      </w:r>
      <w:r w:rsidRPr="001D27AB">
        <w:rPr>
          <w:rFonts w:ascii="Calibri" w:eastAsia="Calibri" w:hAnsi="Calibri" w:cs="Calibri"/>
          <w:b/>
          <w:sz w:val="24"/>
          <w:szCs w:val="24"/>
        </w:rPr>
        <w:t xml:space="preserve">” </w:t>
      </w:r>
      <w:commentRangeStart w:id="59"/>
      <w:commentRangeStart w:id="60"/>
      <w:r w:rsidRPr="001D27AB">
        <w:rPr>
          <w:rFonts w:ascii="Calibri" w:eastAsia="Calibri" w:hAnsi="Calibri" w:cs="Calibri"/>
          <w:b/>
          <w:sz w:val="24"/>
          <w:szCs w:val="24"/>
        </w:rPr>
        <w:t>card</w:t>
      </w:r>
      <w:commentRangeEnd w:id="59"/>
      <w:r w:rsidR="00EC548B">
        <w:rPr>
          <w:rStyle w:val="CommentReference"/>
        </w:rPr>
        <w:commentReference w:id="59"/>
      </w:r>
      <w:commentRangeEnd w:id="60"/>
      <w:r w:rsidR="005B2BA6">
        <w:rPr>
          <w:rStyle w:val="CommentReference"/>
        </w:rPr>
        <w:commentReference w:id="60"/>
      </w:r>
    </w:p>
    <w:p w14:paraId="6D17CE2B" w14:textId="77777777" w:rsidR="00511806" w:rsidRDefault="001D27AB" w:rsidP="00733065">
      <w:pPr>
        <w:widowControl w:val="0"/>
        <w:spacing w:before="216" w:after="200" w:line="281" w:lineRule="auto"/>
        <w:ind w:left="1170"/>
        <w:jc w:val="both"/>
        <w:rPr>
          <w:rFonts w:ascii="Calibri" w:eastAsia="Calibri" w:hAnsi="Calibri" w:cs="Calibri"/>
          <w:sz w:val="24"/>
          <w:szCs w:val="24"/>
        </w:rPr>
      </w:pPr>
      <w:r w:rsidRPr="001D27AB">
        <w:rPr>
          <w:rFonts w:ascii="Calibri" w:eastAsia="Calibri" w:hAnsi="Calibri" w:cs="Calibri"/>
          <w:sz w:val="24"/>
          <w:szCs w:val="24"/>
        </w:rPr>
        <w:t xml:space="preserve">This card allows </w:t>
      </w:r>
      <w:r w:rsidR="00511806">
        <w:rPr>
          <w:rFonts w:ascii="Calibri" w:eastAsia="Calibri" w:hAnsi="Calibri" w:cs="Calibri"/>
          <w:sz w:val="24"/>
          <w:szCs w:val="24"/>
        </w:rPr>
        <w:t>exporting</w:t>
      </w:r>
      <w:r>
        <w:rPr>
          <w:rFonts w:ascii="Calibri" w:eastAsia="Calibri" w:hAnsi="Calibri" w:cs="Calibri"/>
          <w:sz w:val="24"/>
          <w:szCs w:val="24"/>
        </w:rPr>
        <w:t xml:space="preserve"> the data </w:t>
      </w:r>
      <w:r w:rsidR="00511806">
        <w:rPr>
          <w:rFonts w:ascii="Calibri" w:eastAsia="Calibri" w:hAnsi="Calibri" w:cs="Calibri"/>
          <w:sz w:val="24"/>
          <w:szCs w:val="24"/>
        </w:rPr>
        <w:t>into two different formats:</w:t>
      </w:r>
    </w:p>
    <w:p w14:paraId="08ABD00D" w14:textId="5A0F953B" w:rsidR="00733065" w:rsidRPr="00403127" w:rsidRDefault="00511806" w:rsidP="00403127">
      <w:pPr>
        <w:pStyle w:val="ListParagraph"/>
        <w:widowControl w:val="0"/>
        <w:numPr>
          <w:ilvl w:val="0"/>
          <w:numId w:val="16"/>
        </w:numPr>
        <w:spacing w:before="216" w:after="200" w:line="281" w:lineRule="auto"/>
        <w:ind w:left="1526"/>
        <w:contextualSpacing w:val="0"/>
        <w:jc w:val="both"/>
        <w:rPr>
          <w:rFonts w:ascii="Calibri" w:eastAsia="Calibri" w:hAnsi="Calibri" w:cs="Calibri"/>
          <w:sz w:val="24"/>
          <w:szCs w:val="24"/>
        </w:rPr>
      </w:pPr>
      <w:r>
        <w:rPr>
          <w:rFonts w:ascii="Calibri" w:eastAsia="Calibri" w:hAnsi="Calibri" w:cs="Calibri"/>
          <w:sz w:val="24"/>
          <w:szCs w:val="24"/>
        </w:rPr>
        <w:t>HDF format</w:t>
      </w:r>
    </w:p>
    <w:p w14:paraId="64892042" w14:textId="1E4186A1" w:rsidR="00511806" w:rsidRDefault="00511806" w:rsidP="00733065">
      <w:pPr>
        <w:pStyle w:val="ListParagraph"/>
        <w:widowControl w:val="0"/>
        <w:spacing w:before="216" w:after="200" w:line="281" w:lineRule="auto"/>
        <w:ind w:left="1526"/>
        <w:contextualSpacing w:val="0"/>
        <w:jc w:val="both"/>
        <w:rPr>
          <w:rFonts w:ascii="Calibri" w:eastAsia="Calibri" w:hAnsi="Calibri" w:cs="Calibri"/>
          <w:sz w:val="24"/>
          <w:szCs w:val="24"/>
        </w:rPr>
      </w:pPr>
      <w:commentRangeStart w:id="61"/>
      <w:r w:rsidRPr="00511806">
        <w:rPr>
          <w:rFonts w:ascii="Calibri" w:eastAsia="Calibri" w:hAnsi="Calibri" w:cs="Calibri"/>
          <w:sz w:val="24"/>
          <w:szCs w:val="24"/>
        </w:rPr>
        <w:t>T</w:t>
      </w:r>
      <w:r w:rsidR="00733065">
        <w:rPr>
          <w:rFonts w:ascii="Calibri" w:eastAsia="Calibri" w:hAnsi="Calibri" w:cs="Calibri"/>
          <w:sz w:val="24"/>
          <w:szCs w:val="24"/>
        </w:rPr>
        <w:t>o reduce</w:t>
      </w:r>
      <w:r w:rsidR="00733065" w:rsidRPr="00511806">
        <w:rPr>
          <w:rFonts w:ascii="Calibri" w:eastAsia="Calibri" w:hAnsi="Calibri" w:cs="Calibri"/>
          <w:sz w:val="24"/>
          <w:szCs w:val="24"/>
        </w:rPr>
        <w:t xml:space="preserve"> </w:t>
      </w:r>
      <w:r w:rsidR="00733065">
        <w:rPr>
          <w:rFonts w:ascii="Calibri" w:eastAsia="Calibri" w:hAnsi="Calibri" w:cs="Calibri"/>
          <w:sz w:val="24"/>
          <w:szCs w:val="24"/>
        </w:rPr>
        <w:t>the reading time of your original file</w:t>
      </w:r>
      <w:r w:rsidR="00733065" w:rsidRPr="00511806">
        <w:rPr>
          <w:rFonts w:ascii="Calibri" w:eastAsia="Calibri" w:hAnsi="Calibri" w:cs="Calibri"/>
          <w:sz w:val="24"/>
          <w:szCs w:val="24"/>
        </w:rPr>
        <w:t xml:space="preserve"> </w:t>
      </w:r>
      <w:r w:rsidR="00403127" w:rsidRPr="00511806">
        <w:rPr>
          <w:rFonts w:ascii="Calibri" w:eastAsia="Calibri" w:hAnsi="Calibri" w:cs="Calibri"/>
          <w:sz w:val="24"/>
          <w:szCs w:val="24"/>
        </w:rPr>
        <w:t xml:space="preserve">by </w:t>
      </w:r>
      <w:r w:rsidR="00403127">
        <w:rPr>
          <w:rFonts w:ascii="Calibri" w:eastAsia="Calibri" w:hAnsi="Calibri" w:cs="Calibri"/>
          <w:sz w:val="24"/>
          <w:szCs w:val="24"/>
        </w:rPr>
        <w:t>2</w:t>
      </w:r>
      <w:r w:rsidR="00403127" w:rsidRPr="00511806">
        <w:rPr>
          <w:rFonts w:ascii="Calibri" w:eastAsia="Calibri" w:hAnsi="Calibri" w:cs="Calibri"/>
          <w:sz w:val="24"/>
          <w:szCs w:val="24"/>
        </w:rPr>
        <w:t>-</w:t>
      </w:r>
      <w:r w:rsidR="00403127">
        <w:rPr>
          <w:rFonts w:ascii="Calibri" w:eastAsia="Calibri" w:hAnsi="Calibri" w:cs="Calibri"/>
          <w:sz w:val="24"/>
          <w:szCs w:val="24"/>
        </w:rPr>
        <w:t>3</w:t>
      </w:r>
      <w:r w:rsidR="00403127" w:rsidRPr="00511806">
        <w:rPr>
          <w:rFonts w:ascii="Calibri" w:eastAsia="Calibri" w:hAnsi="Calibri" w:cs="Calibri"/>
          <w:sz w:val="24"/>
          <w:szCs w:val="24"/>
        </w:rPr>
        <w:t xml:space="preserve"> fold</w:t>
      </w:r>
      <w:r w:rsidR="005B2BA6">
        <w:rPr>
          <w:rFonts w:ascii="Calibri" w:eastAsia="Calibri" w:hAnsi="Calibri" w:cs="Calibri"/>
          <w:sz w:val="24"/>
          <w:szCs w:val="24"/>
        </w:rPr>
        <w:t xml:space="preserve"> and, as even more important, to define an easily portable file which can be transferred between different OSs, </w:t>
      </w:r>
      <w:r w:rsidR="00733065">
        <w:rPr>
          <w:rFonts w:ascii="Calibri" w:eastAsia="Calibri" w:hAnsi="Calibri" w:cs="Calibri"/>
          <w:sz w:val="24"/>
          <w:szCs w:val="24"/>
        </w:rPr>
        <w:t xml:space="preserve">it can be saved into </w:t>
      </w:r>
      <w:r w:rsidRPr="00511806">
        <w:rPr>
          <w:rFonts w:ascii="Calibri" w:eastAsia="Calibri" w:hAnsi="Calibri" w:cs="Calibri"/>
          <w:sz w:val="24"/>
          <w:szCs w:val="24"/>
        </w:rPr>
        <w:t xml:space="preserve">HDF5 </w:t>
      </w:r>
      <w:r w:rsidR="00733065">
        <w:rPr>
          <w:rFonts w:ascii="Calibri" w:eastAsia="Calibri" w:hAnsi="Calibri" w:cs="Calibri"/>
          <w:sz w:val="24"/>
          <w:szCs w:val="24"/>
        </w:rPr>
        <w:t>format</w:t>
      </w:r>
      <w:r w:rsidR="00403127">
        <w:rPr>
          <w:rFonts w:ascii="Calibri" w:eastAsia="Calibri" w:hAnsi="Calibri" w:cs="Calibri"/>
          <w:sz w:val="24"/>
          <w:szCs w:val="24"/>
        </w:rPr>
        <w:t xml:space="preserve"> that are supported </w:t>
      </w:r>
      <w:r w:rsidR="00666588">
        <w:rPr>
          <w:rFonts w:ascii="Calibri" w:eastAsia="Calibri" w:hAnsi="Calibri" w:cs="Calibri"/>
          <w:sz w:val="24"/>
          <w:szCs w:val="24"/>
        </w:rPr>
        <w:t xml:space="preserve">for reading </w:t>
      </w:r>
      <w:r w:rsidR="00403127">
        <w:rPr>
          <w:rFonts w:ascii="Calibri" w:eastAsia="Calibri" w:hAnsi="Calibri" w:cs="Calibri"/>
          <w:sz w:val="24"/>
          <w:szCs w:val="24"/>
        </w:rPr>
        <w:t>in step 1a.</w:t>
      </w:r>
      <w:commentRangeEnd w:id="61"/>
      <w:r w:rsidR="00EC548B">
        <w:rPr>
          <w:rStyle w:val="CommentReference"/>
        </w:rPr>
        <w:commentReference w:id="61"/>
      </w:r>
    </w:p>
    <w:p w14:paraId="41C15F8C" w14:textId="1CEF3F62" w:rsidR="00733065" w:rsidRDefault="00511806" w:rsidP="00733065">
      <w:pPr>
        <w:pStyle w:val="ListParagraph"/>
        <w:widowControl w:val="0"/>
        <w:numPr>
          <w:ilvl w:val="0"/>
          <w:numId w:val="17"/>
        </w:numPr>
        <w:spacing w:before="216" w:after="200" w:line="281" w:lineRule="auto"/>
        <w:ind w:left="1886"/>
        <w:contextualSpacing w:val="0"/>
        <w:jc w:val="both"/>
        <w:rPr>
          <w:rFonts w:ascii="Calibri" w:eastAsia="Calibri" w:hAnsi="Calibri" w:cs="Calibri"/>
          <w:sz w:val="24"/>
          <w:szCs w:val="24"/>
        </w:rPr>
      </w:pPr>
      <w:r w:rsidRPr="00511806">
        <w:rPr>
          <w:rFonts w:ascii="Calibri" w:eastAsia="Calibri" w:hAnsi="Calibri" w:cs="Calibri"/>
          <w:sz w:val="24"/>
          <w:szCs w:val="24"/>
        </w:rPr>
        <w:t>Provide the path to the folder</w:t>
      </w:r>
      <w:r>
        <w:rPr>
          <w:rFonts w:ascii="Calibri" w:eastAsia="Calibri" w:hAnsi="Calibri" w:cs="Calibri"/>
          <w:sz w:val="24"/>
          <w:szCs w:val="24"/>
        </w:rPr>
        <w:t xml:space="preserve"> where to save a created .hdf file</w:t>
      </w:r>
      <w:r w:rsidR="00666588">
        <w:rPr>
          <w:rFonts w:ascii="Calibri" w:eastAsia="Calibri" w:hAnsi="Calibri" w:cs="Calibri"/>
          <w:sz w:val="24"/>
          <w:szCs w:val="24"/>
        </w:rPr>
        <w:t>, e.g.</w:t>
      </w:r>
      <w:r w:rsidR="00666588">
        <w:rPr>
          <w:rFonts w:ascii="Calibri" w:eastAsia="Calibri" w:hAnsi="Calibri" w:cs="Calibri"/>
          <w:sz w:val="24"/>
          <w:szCs w:val="24"/>
        </w:rPr>
        <w:tab/>
        <w:t xml:space="preserve"> </w:t>
      </w:r>
      <w:r w:rsidRPr="00511806">
        <w:rPr>
          <w:rFonts w:ascii="Calibri" w:eastAsia="Calibri" w:hAnsi="Calibri" w:cs="Calibri"/>
          <w:sz w:val="24"/>
          <w:szCs w:val="24"/>
        </w:rPr>
        <w:t>“D:\Bruker\</w:t>
      </w:r>
      <w:r w:rsidR="004F3A31">
        <w:rPr>
          <w:rFonts w:ascii="Calibri" w:eastAsia="Calibri" w:hAnsi="Calibri" w:cs="Calibri"/>
          <w:sz w:val="24"/>
          <w:szCs w:val="24"/>
        </w:rPr>
        <w:t>my_file</w:t>
      </w:r>
      <w:r w:rsidRPr="00511806">
        <w:rPr>
          <w:rFonts w:ascii="Calibri" w:eastAsia="Calibri" w:hAnsi="Calibri" w:cs="Calibri"/>
          <w:sz w:val="24"/>
          <w:szCs w:val="24"/>
        </w:rPr>
        <w:t>.</w:t>
      </w:r>
      <w:r w:rsidR="004F3A31">
        <w:rPr>
          <w:rFonts w:ascii="Calibri" w:eastAsia="Calibri" w:hAnsi="Calibri" w:cs="Calibri"/>
          <w:sz w:val="24"/>
          <w:szCs w:val="24"/>
        </w:rPr>
        <w:t>hdf</w:t>
      </w:r>
      <w:r w:rsidRPr="00511806">
        <w:rPr>
          <w:rFonts w:ascii="Calibri" w:eastAsia="Calibri" w:hAnsi="Calibri" w:cs="Calibri"/>
          <w:sz w:val="24"/>
          <w:szCs w:val="24"/>
        </w:rPr>
        <w:t>”.</w:t>
      </w:r>
      <w:r w:rsidR="004F3A31">
        <w:rPr>
          <w:rFonts w:ascii="Calibri" w:eastAsia="Calibri" w:hAnsi="Calibri" w:cs="Calibri"/>
          <w:sz w:val="24"/>
          <w:szCs w:val="24"/>
        </w:rPr>
        <w:t xml:space="preserve"> </w:t>
      </w:r>
    </w:p>
    <w:p w14:paraId="10013C66" w14:textId="6F2BC16D" w:rsidR="00511806" w:rsidRPr="00511806" w:rsidRDefault="00733065" w:rsidP="00733065">
      <w:pPr>
        <w:pStyle w:val="ListParagraph"/>
        <w:widowControl w:val="0"/>
        <w:spacing w:before="216" w:after="200" w:line="281" w:lineRule="auto"/>
        <w:ind w:left="1886"/>
        <w:contextualSpacing w:val="0"/>
        <w:jc w:val="both"/>
        <w:rPr>
          <w:rFonts w:ascii="Calibri" w:eastAsia="Calibri" w:hAnsi="Calibri" w:cs="Calibri"/>
          <w:sz w:val="24"/>
          <w:szCs w:val="24"/>
        </w:rPr>
      </w:pPr>
      <w:r>
        <w:rPr>
          <w:rFonts w:ascii="Calibri" w:eastAsia="Calibri" w:hAnsi="Calibri" w:cs="Calibri"/>
          <w:sz w:val="24"/>
          <w:szCs w:val="24"/>
        </w:rPr>
        <w:t xml:space="preserve">* </w:t>
      </w:r>
      <w:r w:rsidR="004F3A31">
        <w:rPr>
          <w:rFonts w:ascii="Calibri" w:eastAsia="Calibri" w:hAnsi="Calibri" w:cs="Calibri"/>
          <w:sz w:val="24"/>
          <w:szCs w:val="24"/>
        </w:rPr>
        <w:t xml:space="preserve">By default, the file will be saved </w:t>
      </w:r>
      <w:r>
        <w:rPr>
          <w:rFonts w:ascii="Calibri" w:eastAsia="Calibri" w:hAnsi="Calibri" w:cs="Calibri"/>
          <w:sz w:val="24"/>
          <w:szCs w:val="24"/>
        </w:rPr>
        <w:t xml:space="preserve">with the same file name </w:t>
      </w:r>
      <w:r w:rsidR="004F3A31">
        <w:rPr>
          <w:rFonts w:ascii="Calibri" w:eastAsia="Calibri" w:hAnsi="Calibri" w:cs="Calibri"/>
          <w:sz w:val="24"/>
          <w:szCs w:val="24"/>
        </w:rPr>
        <w:t xml:space="preserve">to the </w:t>
      </w:r>
      <w:r>
        <w:rPr>
          <w:rFonts w:ascii="Calibri" w:eastAsia="Calibri" w:hAnsi="Calibri" w:cs="Calibri"/>
          <w:sz w:val="24"/>
          <w:szCs w:val="24"/>
        </w:rPr>
        <w:t>same folder where your original .d folder exists. For example, in our case it would be:</w:t>
      </w:r>
      <w:r>
        <w:rPr>
          <w:rFonts w:ascii="Calibri" w:eastAsia="Calibri" w:hAnsi="Calibri" w:cs="Calibri"/>
          <w:sz w:val="24"/>
          <w:szCs w:val="24"/>
        </w:rPr>
        <w:tab/>
        <w:t xml:space="preserve"> “</w:t>
      </w:r>
      <w:r w:rsidRPr="00733065">
        <w:rPr>
          <w:rFonts w:ascii="Calibri" w:eastAsia="Calibri" w:hAnsi="Calibri" w:cs="Calibri"/>
          <w:sz w:val="24"/>
          <w:szCs w:val="24"/>
        </w:rPr>
        <w:t>D:\Bruker\20201207_tims03_Evo03_PS_SA_HeLa_200ng_EvoSep_pro</w:t>
      </w:r>
      <w:r>
        <w:rPr>
          <w:rFonts w:ascii="Calibri" w:eastAsia="Calibri" w:hAnsi="Calibri" w:cs="Calibri"/>
          <w:sz w:val="24"/>
          <w:szCs w:val="24"/>
        </w:rPr>
        <w:t>t_DDA_21min_8cm_S1-C10_1_22476.hdf”</w:t>
      </w:r>
    </w:p>
    <w:p w14:paraId="712D28CF" w14:textId="540C5C47" w:rsidR="003A2DE6" w:rsidRDefault="00511806" w:rsidP="003A2DE6">
      <w:pPr>
        <w:pStyle w:val="ListParagraph"/>
        <w:widowControl w:val="0"/>
        <w:numPr>
          <w:ilvl w:val="0"/>
          <w:numId w:val="17"/>
        </w:numPr>
        <w:spacing w:before="216" w:after="200" w:line="281" w:lineRule="auto"/>
        <w:ind w:left="1886"/>
        <w:contextualSpacing w:val="0"/>
        <w:jc w:val="both"/>
        <w:rPr>
          <w:rFonts w:ascii="Calibri" w:eastAsia="Calibri" w:hAnsi="Calibri" w:cs="Calibri"/>
          <w:sz w:val="24"/>
          <w:szCs w:val="24"/>
        </w:rPr>
      </w:pPr>
      <w:commentRangeStart w:id="62"/>
      <w:commentRangeStart w:id="63"/>
      <w:r w:rsidRPr="00511806">
        <w:rPr>
          <w:rFonts w:ascii="Calibri" w:eastAsia="Calibri" w:hAnsi="Calibri" w:cs="Calibri"/>
          <w:sz w:val="24"/>
          <w:szCs w:val="24"/>
        </w:rPr>
        <w:t>Press the "</w:t>
      </w:r>
      <w:r w:rsidR="00733065">
        <w:rPr>
          <w:rFonts w:ascii="Calibri" w:eastAsia="Calibri" w:hAnsi="Calibri" w:cs="Calibri"/>
          <w:sz w:val="24"/>
          <w:szCs w:val="24"/>
        </w:rPr>
        <w:t>Save to HDF</w:t>
      </w:r>
      <w:r w:rsidRPr="00511806">
        <w:rPr>
          <w:rFonts w:ascii="Calibri" w:eastAsia="Calibri" w:hAnsi="Calibri" w:cs="Calibri"/>
          <w:sz w:val="24"/>
          <w:szCs w:val="24"/>
        </w:rPr>
        <w:t xml:space="preserve">" </w:t>
      </w:r>
      <w:commentRangeStart w:id="64"/>
      <w:commentRangeStart w:id="65"/>
      <w:r w:rsidRPr="00511806">
        <w:rPr>
          <w:rFonts w:ascii="Calibri" w:eastAsia="Calibri" w:hAnsi="Calibri" w:cs="Calibri"/>
          <w:sz w:val="24"/>
          <w:szCs w:val="24"/>
        </w:rPr>
        <w:t>button</w:t>
      </w:r>
      <w:commentRangeEnd w:id="64"/>
      <w:r w:rsidR="00EC548B">
        <w:rPr>
          <w:rStyle w:val="CommentReference"/>
        </w:rPr>
        <w:commentReference w:id="64"/>
      </w:r>
      <w:commentRangeEnd w:id="65"/>
      <w:r w:rsidR="00D44F4E">
        <w:rPr>
          <w:rStyle w:val="CommentReference"/>
        </w:rPr>
        <w:commentReference w:id="65"/>
      </w:r>
      <w:r w:rsidRPr="00511806">
        <w:rPr>
          <w:rFonts w:ascii="Calibri" w:eastAsia="Calibri" w:hAnsi="Calibri" w:cs="Calibri"/>
          <w:sz w:val="24"/>
          <w:szCs w:val="24"/>
        </w:rPr>
        <w:t xml:space="preserve">. The loading process is </w:t>
      </w:r>
      <w:commentRangeStart w:id="66"/>
      <w:r w:rsidRPr="00511806">
        <w:rPr>
          <w:rFonts w:ascii="Calibri" w:eastAsia="Calibri" w:hAnsi="Calibri" w:cs="Calibri"/>
          <w:sz w:val="24"/>
          <w:szCs w:val="24"/>
        </w:rPr>
        <w:t xml:space="preserve">indicated </w:t>
      </w:r>
      <w:commentRangeEnd w:id="66"/>
      <w:r w:rsidR="003743EB">
        <w:rPr>
          <w:rStyle w:val="CommentReference"/>
        </w:rPr>
        <w:commentReference w:id="66"/>
      </w:r>
      <w:r w:rsidRPr="00511806">
        <w:rPr>
          <w:rFonts w:ascii="Calibri" w:eastAsia="Calibri" w:hAnsi="Calibri" w:cs="Calibri"/>
          <w:sz w:val="24"/>
          <w:szCs w:val="24"/>
        </w:rPr>
        <w:t xml:space="preserve">by a spinner symbol. </w:t>
      </w:r>
      <w:r w:rsidR="003A2DE6">
        <w:rPr>
          <w:rFonts w:ascii="Calibri" w:eastAsia="Calibri" w:hAnsi="Calibri" w:cs="Calibri"/>
          <w:sz w:val="24"/>
          <w:szCs w:val="24"/>
        </w:rPr>
        <w:t xml:space="preserve">In case of the successful saving of the file, you’ll get a confirmation </w:t>
      </w:r>
      <w:r w:rsidR="003A2DE6">
        <w:rPr>
          <w:rFonts w:ascii="Calibri" w:eastAsia="Calibri" w:hAnsi="Calibri" w:cs="Calibri"/>
          <w:sz w:val="24"/>
          <w:szCs w:val="24"/>
        </w:rPr>
        <w:lastRenderedPageBreak/>
        <w:t xml:space="preserve">message about it below the </w:t>
      </w:r>
      <w:r w:rsidR="003A2DE6" w:rsidRPr="00511806">
        <w:rPr>
          <w:rFonts w:ascii="Calibri" w:eastAsia="Calibri" w:hAnsi="Calibri" w:cs="Calibri"/>
          <w:sz w:val="24"/>
          <w:szCs w:val="24"/>
        </w:rPr>
        <w:t>"</w:t>
      </w:r>
      <w:r w:rsidR="003A2DE6">
        <w:rPr>
          <w:rFonts w:ascii="Calibri" w:eastAsia="Calibri" w:hAnsi="Calibri" w:cs="Calibri"/>
          <w:sz w:val="24"/>
          <w:szCs w:val="24"/>
        </w:rPr>
        <w:t>Save to HDF</w:t>
      </w:r>
      <w:r w:rsidR="003A2DE6" w:rsidRPr="00511806">
        <w:rPr>
          <w:rFonts w:ascii="Calibri" w:eastAsia="Calibri" w:hAnsi="Calibri" w:cs="Calibri"/>
          <w:sz w:val="24"/>
          <w:szCs w:val="24"/>
        </w:rPr>
        <w:t>" button</w:t>
      </w:r>
      <w:r w:rsidR="003A2DE6">
        <w:rPr>
          <w:rFonts w:ascii="Calibri" w:eastAsia="Calibri" w:hAnsi="Calibri" w:cs="Calibri"/>
          <w:sz w:val="24"/>
          <w:szCs w:val="24"/>
        </w:rPr>
        <w:t>.</w:t>
      </w:r>
      <w:commentRangeEnd w:id="62"/>
      <w:r w:rsidR="00EC4D2A">
        <w:rPr>
          <w:rStyle w:val="CommentReference"/>
        </w:rPr>
        <w:commentReference w:id="62"/>
      </w:r>
      <w:commentRangeEnd w:id="63"/>
      <w:r w:rsidR="00D44F4E">
        <w:rPr>
          <w:rStyle w:val="CommentReference"/>
        </w:rPr>
        <w:commentReference w:id="63"/>
      </w:r>
    </w:p>
    <w:p w14:paraId="793CF817" w14:textId="4D7334BD" w:rsidR="00D44F4E" w:rsidRPr="00D44F4E" w:rsidRDefault="00D44F4E" w:rsidP="00D44F4E">
      <w:pPr>
        <w:widowControl w:val="0"/>
        <w:spacing w:before="216" w:after="200" w:line="281" w:lineRule="auto"/>
        <w:ind w:left="720" w:firstLine="720"/>
        <w:jc w:val="both"/>
        <w:rPr>
          <w:rFonts w:ascii="Calibri" w:eastAsia="Calibri" w:hAnsi="Calibri" w:cs="Calibri"/>
          <w:sz w:val="24"/>
          <w:szCs w:val="24"/>
        </w:rPr>
      </w:pPr>
      <w:r>
        <w:rPr>
          <w:rFonts w:ascii="Calibri" w:eastAsia="Calibri" w:hAnsi="Calibri" w:cs="Calibri"/>
          <w:sz w:val="24"/>
          <w:szCs w:val="24"/>
        </w:rPr>
        <w:t>* a) and b) options are disabled if user originally uploads .hdf file.</w:t>
      </w:r>
    </w:p>
    <w:p w14:paraId="56029009" w14:textId="58B56949" w:rsidR="00733065" w:rsidRDefault="00733065" w:rsidP="00733065">
      <w:pPr>
        <w:pStyle w:val="ListParagraph"/>
        <w:widowControl w:val="0"/>
        <w:numPr>
          <w:ilvl w:val="0"/>
          <w:numId w:val="16"/>
        </w:numPr>
        <w:spacing w:before="216" w:after="200" w:line="281" w:lineRule="auto"/>
        <w:contextualSpacing w:val="0"/>
        <w:jc w:val="both"/>
        <w:rPr>
          <w:rFonts w:ascii="Calibri" w:eastAsia="Calibri" w:hAnsi="Calibri" w:cs="Calibri"/>
          <w:sz w:val="24"/>
          <w:szCs w:val="24"/>
        </w:rPr>
      </w:pPr>
      <w:r>
        <w:rPr>
          <w:rFonts w:ascii="Calibri" w:eastAsia="Calibri" w:hAnsi="Calibri" w:cs="Calibri"/>
          <w:sz w:val="24"/>
          <w:szCs w:val="24"/>
        </w:rPr>
        <w:t xml:space="preserve">CSV format </w:t>
      </w:r>
    </w:p>
    <w:p w14:paraId="4294EB16" w14:textId="2869B90D" w:rsidR="00403127" w:rsidRDefault="00403127" w:rsidP="00403127">
      <w:pPr>
        <w:pStyle w:val="ListParagraph"/>
        <w:widowControl w:val="0"/>
        <w:spacing w:before="216" w:after="200" w:line="281" w:lineRule="auto"/>
        <w:ind w:left="1530"/>
        <w:contextualSpacing w:val="0"/>
        <w:jc w:val="both"/>
        <w:rPr>
          <w:rFonts w:ascii="Calibri" w:eastAsia="Calibri" w:hAnsi="Calibri" w:cs="Calibri"/>
          <w:sz w:val="24"/>
          <w:szCs w:val="24"/>
        </w:rPr>
      </w:pPr>
      <w:r>
        <w:rPr>
          <w:rFonts w:ascii="Calibri" w:eastAsia="Calibri" w:hAnsi="Calibri" w:cs="Calibri"/>
          <w:sz w:val="24"/>
          <w:szCs w:val="24"/>
        </w:rPr>
        <w:t xml:space="preserve">Applying all specified slicing options, e.g. frames and scan ranges, </w:t>
      </w:r>
      <w:commentRangeStart w:id="67"/>
      <w:r>
        <w:rPr>
          <w:rFonts w:ascii="Calibri" w:eastAsia="Calibri" w:hAnsi="Calibri" w:cs="Calibri"/>
          <w:sz w:val="24"/>
          <w:szCs w:val="24"/>
        </w:rPr>
        <w:t xml:space="preserve">the filtered data </w:t>
      </w:r>
      <w:commentRangeEnd w:id="67"/>
      <w:r w:rsidR="0052161E">
        <w:rPr>
          <w:rStyle w:val="CommentReference"/>
        </w:rPr>
        <w:commentReference w:id="67"/>
      </w:r>
      <w:r>
        <w:rPr>
          <w:rFonts w:ascii="Calibri" w:eastAsia="Calibri" w:hAnsi="Calibri" w:cs="Calibri"/>
          <w:sz w:val="24"/>
          <w:szCs w:val="24"/>
        </w:rPr>
        <w:t>can be saved into .csv format with all possible information about ions:</w:t>
      </w:r>
    </w:p>
    <w:p w14:paraId="06C8A8AF"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sidRPr="00403127">
        <w:rPr>
          <w:rFonts w:ascii="Calibri" w:eastAsia="Calibri" w:hAnsi="Calibri" w:cs="Calibri"/>
          <w:sz w:val="24"/>
          <w:szCs w:val="24"/>
        </w:rPr>
        <w:t>- raw_indices</w:t>
      </w:r>
    </w:p>
    <w:p w14:paraId="38BA99F0"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frame_indices</w:t>
      </w:r>
    </w:p>
    <w:p w14:paraId="7BD55B93"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scan_indices</w:t>
      </w:r>
    </w:p>
    <w:p w14:paraId="6E3B3251" w14:textId="2925D08E"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precursor_</w:t>
      </w:r>
      <w:commentRangeStart w:id="68"/>
      <w:r>
        <w:rPr>
          <w:rFonts w:ascii="Calibri" w:eastAsia="Calibri" w:hAnsi="Calibri" w:cs="Calibri"/>
          <w:sz w:val="24"/>
          <w:szCs w:val="24"/>
        </w:rPr>
        <w:t>indices</w:t>
      </w:r>
      <w:commentRangeEnd w:id="68"/>
      <w:r w:rsidR="0052161E">
        <w:rPr>
          <w:rStyle w:val="CommentReference"/>
        </w:rPr>
        <w:commentReference w:id="68"/>
      </w:r>
      <w:r w:rsidR="00D44F4E">
        <w:rPr>
          <w:rFonts w:ascii="Calibri" w:eastAsia="Calibri" w:hAnsi="Calibri" w:cs="Calibri"/>
          <w:sz w:val="24"/>
          <w:szCs w:val="24"/>
        </w:rPr>
        <w:t xml:space="preserve"> (0 value is equal to “precursor” ion)</w:t>
      </w:r>
    </w:p>
    <w:p w14:paraId="30C98837"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tof_indices</w:t>
      </w:r>
    </w:p>
    <w:p w14:paraId="2F146DF6"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rt_values</w:t>
      </w:r>
    </w:p>
    <w:p w14:paraId="60241E29" w14:textId="77777777" w:rsidR="00403127" w:rsidRDefault="00403127" w:rsidP="00403127">
      <w:pPr>
        <w:pStyle w:val="ListParagraph"/>
        <w:widowControl w:val="0"/>
        <w:spacing w:before="216" w:after="200" w:line="281" w:lineRule="auto"/>
        <w:ind w:left="1530" w:firstLine="630"/>
        <w:jc w:val="both"/>
        <w:rPr>
          <w:rFonts w:ascii="Calibri" w:eastAsia="Calibri" w:hAnsi="Calibri" w:cs="Calibri"/>
          <w:sz w:val="24"/>
          <w:szCs w:val="24"/>
        </w:rPr>
      </w:pPr>
      <w:r>
        <w:rPr>
          <w:rFonts w:ascii="Calibri" w:eastAsia="Calibri" w:hAnsi="Calibri" w:cs="Calibri"/>
          <w:sz w:val="24"/>
          <w:szCs w:val="24"/>
        </w:rPr>
        <w:t>- mobility_values</w:t>
      </w:r>
    </w:p>
    <w:p w14:paraId="0821C8D2" w14:textId="672E8806" w:rsidR="00403127" w:rsidRPr="00D44F4E" w:rsidRDefault="00403127" w:rsidP="00D44F4E">
      <w:pPr>
        <w:pStyle w:val="ListParagraph"/>
        <w:widowControl w:val="0"/>
        <w:spacing w:before="216" w:after="200" w:line="281" w:lineRule="auto"/>
        <w:ind w:left="1530" w:firstLine="630"/>
        <w:jc w:val="both"/>
      </w:pPr>
      <w:commentRangeStart w:id="69"/>
      <w:r>
        <w:rPr>
          <w:rFonts w:ascii="Calibri" w:eastAsia="Calibri" w:hAnsi="Calibri" w:cs="Calibri"/>
          <w:sz w:val="24"/>
          <w:szCs w:val="24"/>
        </w:rPr>
        <w:t>- quad_low_mz_values</w:t>
      </w:r>
      <w:r w:rsidR="00D44F4E">
        <w:rPr>
          <w:rFonts w:ascii="Calibri" w:eastAsia="Calibri" w:hAnsi="Calibri" w:cs="Calibri"/>
          <w:sz w:val="24"/>
          <w:szCs w:val="24"/>
        </w:rPr>
        <w:t xml:space="preserve"> and </w:t>
      </w:r>
      <w:r w:rsidRPr="00D44F4E">
        <w:t>quad_high_mz_values</w:t>
      </w:r>
      <w:commentRangeEnd w:id="69"/>
      <w:r w:rsidR="0052161E">
        <w:rPr>
          <w:rStyle w:val="CommentReference"/>
        </w:rPr>
        <w:commentReference w:id="69"/>
      </w:r>
      <w:r w:rsidR="00D44F4E">
        <w:t xml:space="preserve"> </w:t>
      </w:r>
      <w:r w:rsidR="00D44F4E">
        <w:rPr>
          <w:rFonts w:ascii="Calibri" w:eastAsia="Calibri" w:hAnsi="Calibri" w:cs="Calibri"/>
          <w:sz w:val="24"/>
          <w:szCs w:val="24"/>
        </w:rPr>
        <w:t>(</w:t>
      </w:r>
      <w:r w:rsidR="00D44F4E">
        <w:rPr>
          <w:rFonts w:ascii="Calibri" w:eastAsia="Calibri" w:hAnsi="Calibri" w:cs="Calibri"/>
          <w:sz w:val="24"/>
          <w:szCs w:val="24"/>
        </w:rPr>
        <w:t>-1</w:t>
      </w:r>
      <w:r w:rsidR="00D44F4E">
        <w:rPr>
          <w:rFonts w:ascii="Calibri" w:eastAsia="Calibri" w:hAnsi="Calibri" w:cs="Calibri"/>
          <w:sz w:val="24"/>
          <w:szCs w:val="24"/>
        </w:rPr>
        <w:t xml:space="preserve"> value is equal to “precursor” ion)</w:t>
      </w:r>
    </w:p>
    <w:p w14:paraId="2A3A8A08" w14:textId="77777777" w:rsidR="00403127" w:rsidRDefault="00403127" w:rsidP="00403127">
      <w:pPr>
        <w:pStyle w:val="ListParagraph"/>
        <w:widowControl w:val="0"/>
        <w:spacing w:before="216" w:after="240" w:line="281" w:lineRule="auto"/>
        <w:ind w:left="1530" w:firstLine="630"/>
        <w:jc w:val="both"/>
        <w:rPr>
          <w:rFonts w:ascii="Calibri" w:eastAsia="Calibri" w:hAnsi="Calibri" w:cs="Calibri"/>
          <w:sz w:val="24"/>
          <w:szCs w:val="24"/>
        </w:rPr>
      </w:pPr>
      <w:r>
        <w:rPr>
          <w:rFonts w:ascii="Calibri" w:eastAsia="Calibri" w:hAnsi="Calibri" w:cs="Calibri"/>
          <w:sz w:val="24"/>
          <w:szCs w:val="24"/>
        </w:rPr>
        <w:t>- mz_values</w:t>
      </w:r>
    </w:p>
    <w:p w14:paraId="49A2C292" w14:textId="548E2FCB" w:rsidR="00403127" w:rsidRPr="00403127" w:rsidRDefault="00403127" w:rsidP="00403127">
      <w:pPr>
        <w:pStyle w:val="ListParagraph"/>
        <w:widowControl w:val="0"/>
        <w:spacing w:before="216" w:after="240" w:line="281" w:lineRule="auto"/>
        <w:ind w:left="1530" w:firstLine="630"/>
        <w:contextualSpacing w:val="0"/>
        <w:jc w:val="both"/>
        <w:rPr>
          <w:rFonts w:ascii="Calibri" w:eastAsia="Calibri" w:hAnsi="Calibri" w:cs="Calibri"/>
          <w:sz w:val="24"/>
          <w:szCs w:val="24"/>
        </w:rPr>
      </w:pPr>
      <w:r w:rsidRPr="00403127">
        <w:rPr>
          <w:rFonts w:ascii="Calibri" w:eastAsia="Calibri" w:hAnsi="Calibri" w:cs="Calibri"/>
          <w:sz w:val="24"/>
          <w:szCs w:val="24"/>
        </w:rPr>
        <w:t>- intensity_values</w:t>
      </w:r>
    </w:p>
    <w:p w14:paraId="51EEEBAC" w14:textId="77777777" w:rsidR="00733065" w:rsidRDefault="00733065" w:rsidP="00403127">
      <w:pPr>
        <w:pStyle w:val="ListParagraph"/>
        <w:widowControl w:val="0"/>
        <w:numPr>
          <w:ilvl w:val="0"/>
          <w:numId w:val="17"/>
        </w:numPr>
        <w:spacing w:after="200" w:line="281" w:lineRule="auto"/>
        <w:contextualSpacing w:val="0"/>
        <w:jc w:val="both"/>
        <w:rPr>
          <w:rFonts w:ascii="Calibri" w:eastAsia="Calibri" w:hAnsi="Calibri" w:cs="Calibri"/>
          <w:sz w:val="24"/>
          <w:szCs w:val="24"/>
        </w:rPr>
      </w:pPr>
      <w:r w:rsidRPr="00511806">
        <w:rPr>
          <w:rFonts w:ascii="Calibri" w:eastAsia="Calibri" w:hAnsi="Calibri" w:cs="Calibri"/>
          <w:sz w:val="24"/>
          <w:szCs w:val="24"/>
        </w:rPr>
        <w:t>Provide the path to the folder</w:t>
      </w:r>
      <w:r>
        <w:rPr>
          <w:rFonts w:ascii="Calibri" w:eastAsia="Calibri" w:hAnsi="Calibri" w:cs="Calibri"/>
          <w:sz w:val="24"/>
          <w:szCs w:val="24"/>
        </w:rPr>
        <w:t xml:space="preserve"> where to save a created .csv file, e.g.</w:t>
      </w:r>
      <w:r>
        <w:rPr>
          <w:rFonts w:ascii="Calibri" w:eastAsia="Calibri" w:hAnsi="Calibri" w:cs="Calibri"/>
          <w:sz w:val="24"/>
          <w:szCs w:val="24"/>
        </w:rPr>
        <w:tab/>
        <w:t xml:space="preserve"> </w:t>
      </w:r>
      <w:r w:rsidRPr="00511806">
        <w:rPr>
          <w:rFonts w:ascii="Calibri" w:eastAsia="Calibri" w:hAnsi="Calibri" w:cs="Calibri"/>
          <w:sz w:val="24"/>
          <w:szCs w:val="24"/>
        </w:rPr>
        <w:t>“D:\Bruker\</w:t>
      </w:r>
      <w:r>
        <w:rPr>
          <w:rFonts w:ascii="Calibri" w:eastAsia="Calibri" w:hAnsi="Calibri" w:cs="Calibri"/>
          <w:sz w:val="24"/>
          <w:szCs w:val="24"/>
        </w:rPr>
        <w:t>my_file</w:t>
      </w:r>
      <w:r w:rsidRPr="00511806">
        <w:rPr>
          <w:rFonts w:ascii="Calibri" w:eastAsia="Calibri" w:hAnsi="Calibri" w:cs="Calibri"/>
          <w:sz w:val="24"/>
          <w:szCs w:val="24"/>
        </w:rPr>
        <w:t>.</w:t>
      </w:r>
      <w:r>
        <w:rPr>
          <w:rFonts w:ascii="Calibri" w:eastAsia="Calibri" w:hAnsi="Calibri" w:cs="Calibri"/>
          <w:sz w:val="24"/>
          <w:szCs w:val="24"/>
        </w:rPr>
        <w:t>csv</w:t>
      </w:r>
      <w:r w:rsidRPr="00511806">
        <w:rPr>
          <w:rFonts w:ascii="Calibri" w:eastAsia="Calibri" w:hAnsi="Calibri" w:cs="Calibri"/>
          <w:sz w:val="24"/>
          <w:szCs w:val="24"/>
        </w:rPr>
        <w:t>”.</w:t>
      </w:r>
      <w:r>
        <w:rPr>
          <w:rFonts w:ascii="Calibri" w:eastAsia="Calibri" w:hAnsi="Calibri" w:cs="Calibri"/>
          <w:sz w:val="24"/>
          <w:szCs w:val="24"/>
        </w:rPr>
        <w:t xml:space="preserve"> </w:t>
      </w:r>
    </w:p>
    <w:p w14:paraId="1981859C" w14:textId="22D76E31" w:rsidR="00733065" w:rsidRPr="00511806" w:rsidRDefault="00733065" w:rsidP="00733065">
      <w:pPr>
        <w:pStyle w:val="ListParagraph"/>
        <w:widowControl w:val="0"/>
        <w:spacing w:before="216" w:after="200" w:line="281" w:lineRule="auto"/>
        <w:ind w:left="1890"/>
        <w:contextualSpacing w:val="0"/>
        <w:jc w:val="both"/>
        <w:rPr>
          <w:rFonts w:ascii="Calibri" w:eastAsia="Calibri" w:hAnsi="Calibri" w:cs="Calibri"/>
          <w:sz w:val="24"/>
          <w:szCs w:val="24"/>
        </w:rPr>
      </w:pPr>
      <w:r>
        <w:rPr>
          <w:rFonts w:ascii="Calibri" w:eastAsia="Calibri" w:hAnsi="Calibri" w:cs="Calibri"/>
          <w:sz w:val="24"/>
          <w:szCs w:val="24"/>
        </w:rPr>
        <w:t>* By default, the file will be saved with the same file name to the same folder where your original .d folder exists. For example, in our case it would be:</w:t>
      </w:r>
      <w:r>
        <w:rPr>
          <w:rFonts w:ascii="Calibri" w:eastAsia="Calibri" w:hAnsi="Calibri" w:cs="Calibri"/>
          <w:sz w:val="24"/>
          <w:szCs w:val="24"/>
        </w:rPr>
        <w:tab/>
        <w:t xml:space="preserve"> “</w:t>
      </w:r>
      <w:r w:rsidRPr="00733065">
        <w:rPr>
          <w:rFonts w:ascii="Calibri" w:eastAsia="Calibri" w:hAnsi="Calibri" w:cs="Calibri"/>
          <w:sz w:val="24"/>
          <w:szCs w:val="24"/>
        </w:rPr>
        <w:t>D:\Bruker\20201207_tims03_Evo03_PS_SA_HeLa_200ng_EvoSep_pro</w:t>
      </w:r>
      <w:r>
        <w:rPr>
          <w:rFonts w:ascii="Calibri" w:eastAsia="Calibri" w:hAnsi="Calibri" w:cs="Calibri"/>
          <w:sz w:val="24"/>
          <w:szCs w:val="24"/>
        </w:rPr>
        <w:t>t_DDA_21min_8cm_S1-C10_1_</w:t>
      </w:r>
      <w:commentRangeStart w:id="70"/>
      <w:r>
        <w:rPr>
          <w:rFonts w:ascii="Calibri" w:eastAsia="Calibri" w:hAnsi="Calibri" w:cs="Calibri"/>
          <w:sz w:val="24"/>
          <w:szCs w:val="24"/>
        </w:rPr>
        <w:t>22476</w:t>
      </w:r>
      <w:commentRangeEnd w:id="70"/>
      <w:r w:rsidR="001A10E9">
        <w:rPr>
          <w:rStyle w:val="CommentReference"/>
        </w:rPr>
        <w:commentReference w:id="70"/>
      </w:r>
      <w:r w:rsidR="004D25CF">
        <w:rPr>
          <w:rFonts w:ascii="Calibri" w:eastAsia="Calibri" w:hAnsi="Calibri" w:cs="Calibri"/>
          <w:sz w:val="24"/>
          <w:szCs w:val="24"/>
        </w:rPr>
        <w:t>_data_slice</w:t>
      </w:r>
      <w:r>
        <w:rPr>
          <w:rFonts w:ascii="Calibri" w:eastAsia="Calibri" w:hAnsi="Calibri" w:cs="Calibri"/>
          <w:sz w:val="24"/>
          <w:szCs w:val="24"/>
        </w:rPr>
        <w:t>.csv”</w:t>
      </w:r>
    </w:p>
    <w:p w14:paraId="694DBCEA" w14:textId="6D77C575" w:rsidR="008F2E4E" w:rsidRPr="003A2DE6" w:rsidRDefault="00733065" w:rsidP="003A2DE6">
      <w:pPr>
        <w:pStyle w:val="ListParagraph"/>
        <w:widowControl w:val="0"/>
        <w:numPr>
          <w:ilvl w:val="0"/>
          <w:numId w:val="17"/>
        </w:numPr>
        <w:spacing w:before="216" w:after="200" w:line="281" w:lineRule="auto"/>
        <w:ind w:left="1886"/>
        <w:contextualSpacing w:val="0"/>
        <w:jc w:val="both"/>
        <w:rPr>
          <w:rFonts w:ascii="Calibri" w:eastAsia="Calibri" w:hAnsi="Calibri" w:cs="Calibri"/>
          <w:sz w:val="24"/>
          <w:szCs w:val="24"/>
        </w:rPr>
      </w:pPr>
      <w:r w:rsidRPr="00511806">
        <w:rPr>
          <w:rFonts w:ascii="Calibri" w:eastAsia="Calibri" w:hAnsi="Calibri" w:cs="Calibri"/>
          <w:sz w:val="24"/>
          <w:szCs w:val="24"/>
        </w:rPr>
        <w:t>Press the "</w:t>
      </w:r>
      <w:r>
        <w:rPr>
          <w:rFonts w:ascii="Calibri" w:eastAsia="Calibri" w:hAnsi="Calibri" w:cs="Calibri"/>
          <w:sz w:val="24"/>
          <w:szCs w:val="24"/>
        </w:rPr>
        <w:t>Save as CSV</w:t>
      </w:r>
      <w:r w:rsidRPr="00511806">
        <w:rPr>
          <w:rFonts w:ascii="Calibri" w:eastAsia="Calibri" w:hAnsi="Calibri" w:cs="Calibri"/>
          <w:sz w:val="24"/>
          <w:szCs w:val="24"/>
        </w:rPr>
        <w:t xml:space="preserve">" button. The loading process is indicated by a spinner symbol. </w:t>
      </w:r>
      <w:r w:rsidR="003A2DE6">
        <w:rPr>
          <w:rFonts w:ascii="Calibri" w:eastAsia="Calibri" w:hAnsi="Calibri" w:cs="Calibri"/>
          <w:sz w:val="24"/>
          <w:szCs w:val="24"/>
        </w:rPr>
        <w:t xml:space="preserve">In case of the successful saving of the file, you’ll get a confirmation message about it below the </w:t>
      </w:r>
      <w:r w:rsidR="003A2DE6" w:rsidRPr="00511806">
        <w:rPr>
          <w:rFonts w:ascii="Calibri" w:eastAsia="Calibri" w:hAnsi="Calibri" w:cs="Calibri"/>
          <w:sz w:val="24"/>
          <w:szCs w:val="24"/>
        </w:rPr>
        <w:t>"</w:t>
      </w:r>
      <w:r w:rsidR="003A2DE6">
        <w:rPr>
          <w:rFonts w:ascii="Calibri" w:eastAsia="Calibri" w:hAnsi="Calibri" w:cs="Calibri"/>
          <w:sz w:val="24"/>
          <w:szCs w:val="24"/>
        </w:rPr>
        <w:t>Save as CSV</w:t>
      </w:r>
      <w:r w:rsidR="003A2DE6" w:rsidRPr="00511806">
        <w:rPr>
          <w:rFonts w:ascii="Calibri" w:eastAsia="Calibri" w:hAnsi="Calibri" w:cs="Calibri"/>
          <w:sz w:val="24"/>
          <w:szCs w:val="24"/>
        </w:rPr>
        <w:t xml:space="preserve"> " button</w:t>
      </w:r>
      <w:r w:rsidR="003A2DE6">
        <w:rPr>
          <w:rFonts w:ascii="Calibri" w:eastAsia="Calibri" w:hAnsi="Calibri" w:cs="Calibri"/>
          <w:sz w:val="24"/>
          <w:szCs w:val="24"/>
        </w:rPr>
        <w:t>.</w:t>
      </w:r>
    </w:p>
    <w:p w14:paraId="6E371798" w14:textId="3B6288CE" w:rsidR="007B1326" w:rsidRDefault="008F2E4E" w:rsidP="00733065">
      <w:pPr>
        <w:pStyle w:val="ListParagraph"/>
        <w:widowControl w:val="0"/>
        <w:spacing w:before="216" w:line="281" w:lineRule="auto"/>
        <w:ind w:left="1080"/>
        <w:contextualSpacing w:val="0"/>
        <w:jc w:val="center"/>
        <w:rPr>
          <w:rFonts w:ascii="Calibri" w:eastAsia="Calibri" w:hAnsi="Calibri" w:cs="Calibri"/>
          <w:sz w:val="24"/>
          <w:szCs w:val="24"/>
        </w:rPr>
      </w:pPr>
      <w:r w:rsidRPr="008F2E4E">
        <w:rPr>
          <w:rFonts w:ascii="Calibri" w:eastAsia="Calibri" w:hAnsi="Calibri" w:cs="Calibri"/>
          <w:noProof/>
          <w:sz w:val="24"/>
          <w:szCs w:val="24"/>
        </w:rPr>
        <w:lastRenderedPageBreak/>
        <w:drawing>
          <wp:inline distT="0" distB="0" distL="0" distR="0" wp14:anchorId="63112BC5" wp14:editId="2444AB6D">
            <wp:extent cx="3325287" cy="2551176"/>
            <wp:effectExtent l="19050" t="19050" r="27940" b="209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Lst>
                    </a:blip>
                    <a:stretch>
                      <a:fillRect/>
                    </a:stretch>
                  </pic:blipFill>
                  <pic:spPr>
                    <a:xfrm>
                      <a:off x="0" y="0"/>
                      <a:ext cx="3325287" cy="2551176"/>
                    </a:xfrm>
                    <a:prstGeom prst="rect">
                      <a:avLst/>
                    </a:prstGeom>
                    <a:ln>
                      <a:solidFill>
                        <a:schemeClr val="tx1">
                          <a:lumMod val="65000"/>
                          <a:lumOff val="35000"/>
                        </a:schemeClr>
                      </a:solidFill>
                    </a:ln>
                  </pic:spPr>
                </pic:pic>
              </a:graphicData>
            </a:graphic>
          </wp:inline>
        </w:drawing>
      </w:r>
    </w:p>
    <w:p w14:paraId="4E271237" w14:textId="4ADC4FEA" w:rsidR="00310641" w:rsidRDefault="00310641" w:rsidP="00733065">
      <w:pPr>
        <w:pStyle w:val="ListParagraph"/>
        <w:widowControl w:val="0"/>
        <w:spacing w:before="216" w:line="281" w:lineRule="auto"/>
        <w:ind w:left="1080"/>
        <w:contextualSpacing w:val="0"/>
        <w:jc w:val="center"/>
        <w:rPr>
          <w:rFonts w:ascii="Calibri" w:eastAsia="Calibri" w:hAnsi="Calibri" w:cs="Calibri"/>
          <w:sz w:val="24"/>
          <w:szCs w:val="24"/>
        </w:rPr>
      </w:pPr>
    </w:p>
    <w:p w14:paraId="117FF45D" w14:textId="4F93E22D" w:rsidR="00310641" w:rsidRPr="001D27AB" w:rsidRDefault="00310641"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Undo | Redo</w:t>
      </w:r>
      <w:r w:rsidRPr="001D27AB">
        <w:rPr>
          <w:rFonts w:ascii="Calibri" w:eastAsia="Calibri" w:hAnsi="Calibri" w:cs="Calibri"/>
          <w:b/>
          <w:sz w:val="24"/>
          <w:szCs w:val="24"/>
        </w:rPr>
        <w:t xml:space="preserve">” </w:t>
      </w:r>
      <w:r>
        <w:rPr>
          <w:rFonts w:ascii="Calibri" w:eastAsia="Calibri" w:hAnsi="Calibri" w:cs="Calibri"/>
          <w:b/>
          <w:sz w:val="24"/>
          <w:szCs w:val="24"/>
        </w:rPr>
        <w:t>buttons</w:t>
      </w:r>
    </w:p>
    <w:p w14:paraId="25E9A599" w14:textId="674DB37D" w:rsidR="00DB2D44" w:rsidRDefault="003A2DE6" w:rsidP="003A2DE6">
      <w:pPr>
        <w:widowControl w:val="0"/>
        <w:spacing w:before="216" w:after="200" w:line="281" w:lineRule="auto"/>
        <w:ind w:left="1170"/>
        <w:jc w:val="both"/>
        <w:rPr>
          <w:rFonts w:ascii="Calibri" w:eastAsia="Calibri" w:hAnsi="Calibri" w:cs="Calibri"/>
          <w:sz w:val="24"/>
          <w:szCs w:val="24"/>
        </w:rPr>
      </w:pPr>
      <w:r w:rsidRPr="003A2DE6">
        <w:rPr>
          <w:rFonts w:ascii="Calibri" w:eastAsia="Calibri" w:hAnsi="Calibri" w:cs="Calibri"/>
          <w:sz w:val="24"/>
          <w:szCs w:val="24"/>
        </w:rPr>
        <w:t>To reverse your action</w:t>
      </w:r>
      <w:r>
        <w:rPr>
          <w:rFonts w:ascii="Calibri" w:eastAsia="Calibri" w:hAnsi="Calibri" w:cs="Calibri"/>
          <w:sz w:val="24"/>
          <w:szCs w:val="24"/>
        </w:rPr>
        <w:t>s</w:t>
      </w:r>
      <w:r w:rsidR="00DB2D44">
        <w:rPr>
          <w:rFonts w:ascii="Calibri" w:eastAsia="Calibri" w:hAnsi="Calibri" w:cs="Calibri"/>
          <w:sz w:val="24"/>
          <w:szCs w:val="24"/>
        </w:rPr>
        <w:t xml:space="preserve"> inside “S</w:t>
      </w:r>
      <w:r w:rsidR="00DB2D44">
        <w:rPr>
          <w:rFonts w:ascii="Calibri" w:eastAsia="Calibri" w:hAnsi="Calibri" w:cs="Calibri"/>
          <w:sz w:val="24"/>
          <w:szCs w:val="24"/>
        </w:rPr>
        <w:t xml:space="preserve">elect </w:t>
      </w:r>
      <w:r w:rsidR="00DB2D44">
        <w:rPr>
          <w:rFonts w:ascii="Calibri" w:eastAsia="Calibri" w:hAnsi="Calibri" w:cs="Calibri"/>
          <w:sz w:val="24"/>
          <w:szCs w:val="24"/>
        </w:rPr>
        <w:t xml:space="preserve">…” cards where you are </w:t>
      </w:r>
      <w:r>
        <w:rPr>
          <w:rFonts w:ascii="Calibri" w:eastAsia="Calibri" w:hAnsi="Calibri" w:cs="Calibri"/>
          <w:sz w:val="24"/>
          <w:szCs w:val="24"/>
        </w:rPr>
        <w:t xml:space="preserve">setting values for slicing/visualization of the data, you can use “Undo” and “Redo” buttons. </w:t>
      </w:r>
      <w:r w:rsidR="00DB2D44">
        <w:rPr>
          <w:rFonts w:ascii="Calibri" w:eastAsia="Calibri" w:hAnsi="Calibri" w:cs="Calibri"/>
          <w:sz w:val="24"/>
          <w:szCs w:val="24"/>
        </w:rPr>
        <w:t>They won’t have any effects on</w:t>
      </w:r>
      <w:r w:rsidR="00DB2D44" w:rsidRPr="00DB2D44">
        <w:t xml:space="preserve"> </w:t>
      </w:r>
      <w:r w:rsidR="00DB2D44">
        <w:rPr>
          <w:rFonts w:ascii="Calibri" w:eastAsia="Calibri" w:hAnsi="Calibri" w:cs="Calibri"/>
          <w:sz w:val="24"/>
          <w:szCs w:val="24"/>
        </w:rPr>
        <w:t>e</w:t>
      </w:r>
      <w:r w:rsidR="00DB2D44" w:rsidRPr="00DB2D44">
        <w:rPr>
          <w:rFonts w:ascii="Calibri" w:eastAsia="Calibri" w:hAnsi="Calibri" w:cs="Calibri"/>
          <w:sz w:val="24"/>
          <w:szCs w:val="24"/>
        </w:rPr>
        <w:t>xporting, strike c</w:t>
      </w:r>
      <w:r w:rsidR="00DB2D44">
        <w:rPr>
          <w:rFonts w:ascii="Calibri" w:eastAsia="Calibri" w:hAnsi="Calibri" w:cs="Calibri"/>
          <w:sz w:val="24"/>
          <w:szCs w:val="24"/>
        </w:rPr>
        <w:t xml:space="preserve">ount estimation, image zooming or </w:t>
      </w:r>
      <w:r w:rsidR="00DB2D44" w:rsidRPr="00DB2D44">
        <w:rPr>
          <w:rFonts w:ascii="Calibri" w:eastAsia="Calibri" w:hAnsi="Calibri" w:cs="Calibri"/>
          <w:sz w:val="24"/>
          <w:szCs w:val="24"/>
        </w:rPr>
        <w:t>(re)loading other datasets</w:t>
      </w:r>
      <w:r w:rsidR="00DB2D44">
        <w:rPr>
          <w:rFonts w:ascii="Calibri" w:eastAsia="Calibri" w:hAnsi="Calibri" w:cs="Calibri"/>
          <w:sz w:val="24"/>
          <w:szCs w:val="24"/>
        </w:rPr>
        <w:t xml:space="preserve">. </w:t>
      </w:r>
    </w:p>
    <w:p w14:paraId="7D7C171A" w14:textId="040A9B04" w:rsidR="003A2DE6" w:rsidRDefault="003A2DE6" w:rsidP="003A2DE6">
      <w:pPr>
        <w:widowControl w:val="0"/>
        <w:spacing w:before="216" w:after="200" w:line="281" w:lineRule="auto"/>
        <w:ind w:left="1170"/>
        <w:jc w:val="both"/>
        <w:rPr>
          <w:rFonts w:ascii="Calibri" w:eastAsia="Calibri" w:hAnsi="Calibri" w:cs="Calibri"/>
          <w:sz w:val="24"/>
          <w:szCs w:val="24"/>
        </w:rPr>
      </w:pPr>
      <w:r>
        <w:rPr>
          <w:rFonts w:ascii="Calibri" w:eastAsia="Calibri" w:hAnsi="Calibri" w:cs="Calibri"/>
          <w:sz w:val="24"/>
          <w:szCs w:val="24"/>
        </w:rPr>
        <w:t xml:space="preserve">You can reverse more than one action just clicking several times on the buttons. </w:t>
      </w:r>
      <w:r w:rsidRPr="003A2DE6">
        <w:rPr>
          <w:rFonts w:ascii="Calibri" w:eastAsia="Calibri" w:hAnsi="Calibri" w:cs="Calibri"/>
          <w:sz w:val="24"/>
          <w:szCs w:val="24"/>
        </w:rPr>
        <w:t xml:space="preserve">You can use </w:t>
      </w:r>
      <w:r>
        <w:rPr>
          <w:rFonts w:ascii="Calibri" w:eastAsia="Calibri" w:hAnsi="Calibri" w:cs="Calibri"/>
          <w:sz w:val="24"/>
          <w:szCs w:val="24"/>
        </w:rPr>
        <w:t>“</w:t>
      </w:r>
      <w:r w:rsidRPr="003A2DE6">
        <w:rPr>
          <w:rFonts w:ascii="Calibri" w:eastAsia="Calibri" w:hAnsi="Calibri" w:cs="Calibri"/>
          <w:sz w:val="24"/>
          <w:szCs w:val="24"/>
        </w:rPr>
        <w:t>Redo</w:t>
      </w:r>
      <w:r>
        <w:rPr>
          <w:rFonts w:ascii="Calibri" w:eastAsia="Calibri" w:hAnsi="Calibri" w:cs="Calibri"/>
          <w:sz w:val="24"/>
          <w:szCs w:val="24"/>
        </w:rPr>
        <w:t>”</w:t>
      </w:r>
      <w:r w:rsidRPr="003A2DE6">
        <w:rPr>
          <w:rFonts w:ascii="Calibri" w:eastAsia="Calibri" w:hAnsi="Calibri" w:cs="Calibri"/>
          <w:sz w:val="24"/>
          <w:szCs w:val="24"/>
        </w:rPr>
        <w:t xml:space="preserve"> </w:t>
      </w:r>
      <w:r>
        <w:rPr>
          <w:rFonts w:ascii="Calibri" w:eastAsia="Calibri" w:hAnsi="Calibri" w:cs="Calibri"/>
          <w:sz w:val="24"/>
          <w:szCs w:val="24"/>
        </w:rPr>
        <w:t>command</w:t>
      </w:r>
      <w:r w:rsidRPr="003A2DE6">
        <w:rPr>
          <w:rFonts w:ascii="Calibri" w:eastAsia="Calibri" w:hAnsi="Calibri" w:cs="Calibri"/>
          <w:sz w:val="24"/>
          <w:szCs w:val="24"/>
        </w:rPr>
        <w:t xml:space="preserve"> only after </w:t>
      </w:r>
      <w:r>
        <w:rPr>
          <w:rFonts w:ascii="Calibri" w:eastAsia="Calibri" w:hAnsi="Calibri" w:cs="Calibri"/>
          <w:sz w:val="24"/>
          <w:szCs w:val="24"/>
        </w:rPr>
        <w:t>“</w:t>
      </w:r>
      <w:r w:rsidRPr="003A2DE6">
        <w:rPr>
          <w:rFonts w:ascii="Calibri" w:eastAsia="Calibri" w:hAnsi="Calibri" w:cs="Calibri"/>
          <w:sz w:val="24"/>
          <w:szCs w:val="24"/>
        </w:rPr>
        <w:t>Undo</w:t>
      </w:r>
      <w:r>
        <w:rPr>
          <w:rFonts w:ascii="Calibri" w:eastAsia="Calibri" w:hAnsi="Calibri" w:cs="Calibri"/>
          <w:sz w:val="24"/>
          <w:szCs w:val="24"/>
        </w:rPr>
        <w:t>”</w:t>
      </w:r>
      <w:r w:rsidRPr="003A2DE6">
        <w:rPr>
          <w:rFonts w:ascii="Calibri" w:eastAsia="Calibri" w:hAnsi="Calibri" w:cs="Calibri"/>
          <w:sz w:val="24"/>
          <w:szCs w:val="24"/>
        </w:rPr>
        <w:t xml:space="preserve"> command.</w:t>
      </w:r>
      <w:r>
        <w:rPr>
          <w:rFonts w:ascii="Calibri" w:eastAsia="Calibri" w:hAnsi="Calibri" w:cs="Calibri"/>
          <w:sz w:val="24"/>
          <w:szCs w:val="24"/>
        </w:rPr>
        <w:t xml:space="preserve"> </w:t>
      </w:r>
    </w:p>
    <w:p w14:paraId="74CE4190" w14:textId="3174835B" w:rsidR="00310641" w:rsidRDefault="003A2DE6" w:rsidP="003A2DE6">
      <w:pPr>
        <w:widowControl w:val="0"/>
        <w:spacing w:before="216" w:after="200" w:line="281" w:lineRule="auto"/>
        <w:ind w:left="1170"/>
        <w:jc w:val="both"/>
        <w:rPr>
          <w:rFonts w:ascii="Calibri" w:eastAsia="Calibri" w:hAnsi="Calibri" w:cs="Calibri"/>
          <w:sz w:val="24"/>
          <w:szCs w:val="24"/>
        </w:rPr>
      </w:pPr>
      <w:r>
        <w:rPr>
          <w:rFonts w:ascii="Calibri" w:eastAsia="Calibri" w:hAnsi="Calibri" w:cs="Calibri"/>
          <w:sz w:val="24"/>
          <w:szCs w:val="24"/>
        </w:rPr>
        <w:t xml:space="preserve">* Take into account that it could take some time to update </w:t>
      </w:r>
      <w:r w:rsidR="00666588">
        <w:rPr>
          <w:rFonts w:ascii="Calibri" w:eastAsia="Calibri" w:hAnsi="Calibri" w:cs="Calibri"/>
          <w:sz w:val="24"/>
          <w:szCs w:val="24"/>
        </w:rPr>
        <w:t xml:space="preserve">the </w:t>
      </w:r>
      <w:r>
        <w:rPr>
          <w:rFonts w:ascii="Calibri" w:eastAsia="Calibri" w:hAnsi="Calibri" w:cs="Calibri"/>
          <w:sz w:val="24"/>
          <w:szCs w:val="24"/>
        </w:rPr>
        <w:t>widgets values and the plots.</w:t>
      </w:r>
    </w:p>
    <w:p w14:paraId="36FAA7E5" w14:textId="657649FF" w:rsidR="00310641" w:rsidRPr="001D27AB" w:rsidRDefault="00310641" w:rsidP="00733065">
      <w:pPr>
        <w:pStyle w:val="ListParagraph"/>
        <w:widowControl w:val="0"/>
        <w:numPr>
          <w:ilvl w:val="0"/>
          <w:numId w:val="11"/>
        </w:numPr>
        <w:spacing w:before="216" w:after="200" w:line="281" w:lineRule="auto"/>
        <w:contextualSpacing w:val="0"/>
        <w:jc w:val="both"/>
        <w:rPr>
          <w:rFonts w:ascii="Calibri" w:eastAsia="Calibri" w:hAnsi="Calibri" w:cs="Calibri"/>
          <w:b/>
          <w:sz w:val="24"/>
          <w:szCs w:val="24"/>
        </w:rPr>
      </w:pPr>
      <w:r w:rsidRPr="001D27AB">
        <w:rPr>
          <w:rFonts w:ascii="Calibri" w:eastAsia="Calibri" w:hAnsi="Calibri" w:cs="Calibri"/>
          <w:b/>
          <w:sz w:val="24"/>
          <w:szCs w:val="24"/>
        </w:rPr>
        <w:t>“</w:t>
      </w:r>
      <w:r>
        <w:rPr>
          <w:rFonts w:ascii="Calibri" w:eastAsia="Calibri" w:hAnsi="Calibri" w:cs="Calibri"/>
          <w:b/>
          <w:sz w:val="24"/>
          <w:szCs w:val="24"/>
        </w:rPr>
        <w:t>Strike count</w:t>
      </w:r>
      <w:r w:rsidRPr="001D27AB">
        <w:rPr>
          <w:rFonts w:ascii="Calibri" w:eastAsia="Calibri" w:hAnsi="Calibri" w:cs="Calibri"/>
          <w:b/>
          <w:sz w:val="24"/>
          <w:szCs w:val="24"/>
        </w:rPr>
        <w:t xml:space="preserve">” </w:t>
      </w:r>
      <w:r>
        <w:rPr>
          <w:rFonts w:ascii="Calibri" w:eastAsia="Calibri" w:hAnsi="Calibri" w:cs="Calibri"/>
          <w:b/>
          <w:sz w:val="24"/>
          <w:szCs w:val="24"/>
        </w:rPr>
        <w:t>option</w:t>
      </w:r>
    </w:p>
    <w:p w14:paraId="4907C492" w14:textId="14B5ACB4" w:rsidR="00310641" w:rsidRPr="00310641" w:rsidRDefault="003A2DE6" w:rsidP="00733065">
      <w:pPr>
        <w:widowControl w:val="0"/>
        <w:spacing w:before="216" w:after="200" w:line="281" w:lineRule="auto"/>
        <w:ind w:left="1170"/>
        <w:jc w:val="both"/>
        <w:rPr>
          <w:rFonts w:ascii="Calibri" w:eastAsia="Calibri" w:hAnsi="Calibri" w:cs="Calibri"/>
          <w:sz w:val="24"/>
          <w:szCs w:val="24"/>
        </w:rPr>
      </w:pPr>
      <w:r>
        <w:rPr>
          <w:rFonts w:ascii="Calibri" w:eastAsia="Calibri" w:hAnsi="Calibri" w:cs="Calibri"/>
          <w:sz w:val="24"/>
          <w:szCs w:val="24"/>
        </w:rPr>
        <w:t xml:space="preserve">This option sets a </w:t>
      </w:r>
      <w:commentRangeStart w:id="71"/>
      <w:r>
        <w:rPr>
          <w:rFonts w:ascii="Calibri" w:eastAsia="Calibri" w:hAnsi="Calibri" w:cs="Calibri"/>
          <w:sz w:val="24"/>
          <w:szCs w:val="24"/>
        </w:rPr>
        <w:t xml:space="preserve">maximal limit </w:t>
      </w:r>
      <w:commentRangeEnd w:id="71"/>
      <w:r w:rsidR="00727C46">
        <w:rPr>
          <w:rStyle w:val="CommentReference"/>
        </w:rPr>
        <w:commentReference w:id="71"/>
      </w:r>
      <w:r>
        <w:rPr>
          <w:rFonts w:ascii="Calibri" w:eastAsia="Calibri" w:hAnsi="Calibri" w:cs="Calibri"/>
          <w:sz w:val="24"/>
          <w:szCs w:val="24"/>
        </w:rPr>
        <w:t xml:space="preserve">for the number of data points that can be </w:t>
      </w:r>
      <w:commentRangeStart w:id="72"/>
      <w:r>
        <w:rPr>
          <w:rFonts w:ascii="Calibri" w:eastAsia="Calibri" w:hAnsi="Calibri" w:cs="Calibri"/>
          <w:sz w:val="24"/>
          <w:szCs w:val="24"/>
        </w:rPr>
        <w:t xml:space="preserve">visualized </w:t>
      </w:r>
      <w:commentRangeEnd w:id="72"/>
      <w:r w:rsidR="000C2BB2">
        <w:rPr>
          <w:rStyle w:val="CommentReference"/>
        </w:rPr>
        <w:commentReference w:id="72"/>
      </w:r>
      <w:r>
        <w:rPr>
          <w:rFonts w:ascii="Calibri" w:eastAsia="Calibri" w:hAnsi="Calibri" w:cs="Calibri"/>
          <w:sz w:val="24"/>
          <w:szCs w:val="24"/>
        </w:rPr>
        <w:t>per each plot</w:t>
      </w:r>
      <w:r w:rsidR="00310641" w:rsidRPr="001D27AB">
        <w:rPr>
          <w:rFonts w:ascii="Calibri" w:eastAsia="Calibri" w:hAnsi="Calibri" w:cs="Calibri"/>
          <w:sz w:val="24"/>
          <w:szCs w:val="24"/>
        </w:rPr>
        <w:t>.</w:t>
      </w:r>
      <w:r w:rsidR="00B910F6">
        <w:rPr>
          <w:rFonts w:ascii="Calibri" w:eastAsia="Calibri" w:hAnsi="Calibri" w:cs="Calibri"/>
          <w:sz w:val="24"/>
          <w:szCs w:val="24"/>
        </w:rPr>
        <w:t xml:space="preserve"> For example,</w:t>
      </w:r>
      <w:r>
        <w:rPr>
          <w:rFonts w:ascii="Calibri" w:eastAsia="Calibri" w:hAnsi="Calibri" w:cs="Calibri"/>
          <w:sz w:val="24"/>
          <w:szCs w:val="24"/>
        </w:rPr>
        <w:t xml:space="preserve"> by default it’s allowed to visualize till </w:t>
      </w:r>
      <w:r w:rsidRPr="003A2DE6">
        <w:rPr>
          <w:rFonts w:ascii="Calibri" w:eastAsia="Calibri" w:hAnsi="Calibri" w:cs="Calibri"/>
          <w:sz w:val="24"/>
          <w:szCs w:val="24"/>
        </w:rPr>
        <w:t>10</w:t>
      </w:r>
      <w:r>
        <w:rPr>
          <w:rFonts w:ascii="Calibri" w:eastAsia="Calibri" w:hAnsi="Calibri" w:cs="Calibri"/>
          <w:sz w:val="24"/>
          <w:szCs w:val="24"/>
        </w:rPr>
        <w:t xml:space="preserve"> million points and if you will try to set the RT ranges for the whole dataset, </w:t>
      </w:r>
      <w:r w:rsidR="00B910F6">
        <w:rPr>
          <w:rFonts w:ascii="Calibri" w:eastAsia="Calibri" w:hAnsi="Calibri" w:cs="Calibri"/>
          <w:sz w:val="24"/>
          <w:szCs w:val="24"/>
        </w:rPr>
        <w:t xml:space="preserve">the heatmap and the line plot will be empty. This is done for </w:t>
      </w:r>
      <w:r w:rsidR="00DB2D44" w:rsidRPr="00DB2D44">
        <w:rPr>
          <w:rFonts w:ascii="Calibri" w:eastAsia="Calibri" w:hAnsi="Calibri" w:cs="Calibri"/>
          <w:sz w:val="24"/>
          <w:szCs w:val="24"/>
        </w:rPr>
        <w:t>time performance considerations</w:t>
      </w:r>
      <w:r w:rsidR="00DB2D44">
        <w:rPr>
          <w:rFonts w:ascii="Calibri" w:eastAsia="Calibri" w:hAnsi="Calibri" w:cs="Calibri"/>
          <w:sz w:val="24"/>
          <w:szCs w:val="24"/>
        </w:rPr>
        <w:t xml:space="preserve">. </w:t>
      </w:r>
    </w:p>
    <w:p w14:paraId="2E86AD10" w14:textId="34268E3F" w:rsidR="00F91B1B" w:rsidRPr="00DD54A9" w:rsidRDefault="00F91B1B" w:rsidP="00665428">
      <w:pPr>
        <w:widowControl w:val="0"/>
        <w:spacing w:after="200" w:line="281" w:lineRule="auto"/>
        <w:ind w:left="-720" w:right="-574"/>
        <w:jc w:val="both"/>
        <w:rPr>
          <w:rFonts w:ascii="Calibri" w:eastAsia="Calibri" w:hAnsi="Calibri" w:cs="Calibri"/>
          <w:sz w:val="24"/>
          <w:szCs w:val="24"/>
        </w:rPr>
      </w:pPr>
    </w:p>
    <w:sectPr w:rsidR="00F91B1B" w:rsidRPr="00DD54A9" w:rsidSect="00060FCE">
      <w:footerReference w:type="even" r:id="rId52"/>
      <w:footerReference w:type="default" r:id="rId53"/>
      <w:pgSz w:w="12240" w:h="15840"/>
      <w:pgMar w:top="910" w:right="1384" w:bottom="1915" w:left="1440" w:header="0" w:footer="720" w:gutter="0"/>
      <w:pgNumType w:fmt="numberInDash"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ander Willems" w:date="2021-03-10T13:15:00Z" w:initials="SW">
    <w:p w14:paraId="78CA1DB9" w14:textId="3EE21E05" w:rsidR="0046303E" w:rsidRDefault="0046303E">
      <w:pPr>
        <w:pStyle w:val="CommentText"/>
      </w:pPr>
      <w:r>
        <w:rPr>
          <w:rStyle w:val="CommentReference"/>
        </w:rPr>
        <w:annotationRef/>
      </w:r>
      <w:r>
        <w:t>All authors?</w:t>
      </w:r>
    </w:p>
  </w:comment>
  <w:comment w:id="2" w:author="Sander Willems" w:date="2021-03-10T09:35:00Z" w:initials="SW">
    <w:p w14:paraId="6B091100" w14:textId="04BFE331" w:rsidR="000C2BB2" w:rsidRDefault="000C2BB2">
      <w:pPr>
        <w:pStyle w:val="CommentText"/>
      </w:pPr>
      <w:r>
        <w:rPr>
          <w:rStyle w:val="CommentReference"/>
        </w:rPr>
        <w:annotationRef/>
      </w:r>
      <w:r>
        <w:t>I’d probably update this somewhat to resemble the manuscript a little closer.</w:t>
      </w:r>
    </w:p>
  </w:comment>
  <w:comment w:id="3" w:author="Voytik, Eugenia" w:date="2021-03-10T16:26:00Z" w:initials="VE">
    <w:p w14:paraId="6D647E04" w14:textId="31335F70" w:rsidR="00050C30" w:rsidRDefault="00050C30">
      <w:pPr>
        <w:pStyle w:val="CommentText"/>
      </w:pPr>
      <w:r>
        <w:rPr>
          <w:rStyle w:val="CommentReference"/>
        </w:rPr>
        <w:annotationRef/>
      </w:r>
      <w:r>
        <w:t>Added into the task list</w:t>
      </w:r>
      <w:r>
        <w:t xml:space="preserve"> </w:t>
      </w:r>
    </w:p>
  </w:comment>
  <w:comment w:id="5" w:author="Sander Willems" w:date="2021-03-10T09:39:00Z" w:initials="SW">
    <w:p w14:paraId="22A3CECC" w14:textId="55033936" w:rsidR="000C2BB2" w:rsidRDefault="000C2BB2">
      <w:pPr>
        <w:pStyle w:val="CommentText"/>
      </w:pPr>
      <w:r>
        <w:rPr>
          <w:rStyle w:val="CommentReference"/>
        </w:rPr>
        <w:annotationRef/>
      </w:r>
      <w:r>
        <w:t>Brief intro about the fact that this is for a GUI and our typical intended user/use-case?</w:t>
      </w:r>
    </w:p>
  </w:comment>
  <w:comment w:id="17" w:author="Sander Willems" w:date="2021-03-10T09:51:00Z" w:initials="SW">
    <w:p w14:paraId="66AD80DF" w14:textId="77777777" w:rsidR="00F26886" w:rsidRDefault="00F26886" w:rsidP="00F26886">
      <w:pPr>
        <w:pStyle w:val="CommentText"/>
      </w:pPr>
      <w:r>
        <w:rPr>
          <w:rStyle w:val="CommentReference"/>
        </w:rPr>
        <w:annotationRef/>
      </w:r>
      <w:r>
        <w:t>Where/how do we change this? Should this not be noted before people do this?</w:t>
      </w:r>
    </w:p>
  </w:comment>
  <w:comment w:id="19" w:author="Sander Willems" w:date="2021-03-10T09:53:00Z" w:initials="SW">
    <w:p w14:paraId="5A509816" w14:textId="244D34EF" w:rsidR="000C2BB2" w:rsidRDefault="000C2BB2">
      <w:pPr>
        <w:pStyle w:val="CommentText"/>
      </w:pPr>
      <w:r>
        <w:rPr>
          <w:rStyle w:val="CommentReference"/>
        </w:rPr>
        <w:annotationRef/>
      </w:r>
      <w:r>
        <w:t>I also get a pop up with “</w:t>
      </w:r>
      <w:r>
        <w:rPr>
          <w:rFonts w:ascii="Helvetica Neue" w:hAnsi="Helvetica Neue" w:cs="Helvetica Neue"/>
          <w:b/>
          <w:bCs/>
          <w:color w:val="000000"/>
          <w:sz w:val="26"/>
          <w:szCs w:val="26"/>
          <w:lang w:val="en-GB"/>
        </w:rPr>
        <w:t>Do you want the application “python3.8” to accept incoming network connections?</w:t>
      </w:r>
      <w:r>
        <w:t>”. Not sure if this is generic though, since I think this is dependant on firewall settings which might be somewhat more restricted on my personal system.</w:t>
      </w:r>
    </w:p>
  </w:comment>
  <w:comment w:id="20" w:author="Sander Willems" w:date="2021-03-10T09:55:00Z" w:initials="SW">
    <w:p w14:paraId="541B433C" w14:textId="3AD5DCDD" w:rsidR="000C2BB2" w:rsidRDefault="000C2BB2">
      <w:pPr>
        <w:pStyle w:val="CommentText"/>
      </w:pPr>
      <w:r>
        <w:rPr>
          <w:rStyle w:val="CommentReference"/>
        </w:rPr>
        <w:annotationRef/>
      </w:r>
      <w:r>
        <w:t>Consistent use of alphatims or AlphaTims. The former is currently correct, but we should check if we can upgrade to the latter…</w:t>
      </w:r>
    </w:p>
  </w:comment>
  <w:comment w:id="21" w:author="Voytik, Eugenia" w:date="2021-03-10T16:25:00Z" w:initials="VE">
    <w:p w14:paraId="413CED08" w14:textId="0DFCB34E" w:rsidR="00050C30" w:rsidRDefault="00050C30">
      <w:pPr>
        <w:pStyle w:val="CommentText"/>
      </w:pPr>
      <w:r>
        <w:rPr>
          <w:rStyle w:val="CommentReference"/>
        </w:rPr>
        <w:annotationRef/>
      </w:r>
      <w:r>
        <w:t>Added into the task list</w:t>
      </w:r>
    </w:p>
    <w:p w14:paraId="32777740" w14:textId="77777777" w:rsidR="00050C30" w:rsidRDefault="00050C30">
      <w:pPr>
        <w:pStyle w:val="CommentText"/>
      </w:pPr>
    </w:p>
  </w:comment>
  <w:comment w:id="23" w:author="Sander Willems" w:date="2021-03-10T09:59:00Z" w:initials="SW">
    <w:p w14:paraId="17A0D713" w14:textId="417D742E" w:rsidR="000C2BB2" w:rsidRDefault="000C2BB2">
      <w:pPr>
        <w:pStyle w:val="CommentText"/>
      </w:pPr>
      <w:r>
        <w:rPr>
          <w:rStyle w:val="CommentReference"/>
        </w:rPr>
        <w:annotationRef/>
      </w:r>
      <w:r>
        <w:t>Not sure if this requires sudo rights.</w:t>
      </w:r>
    </w:p>
  </w:comment>
  <w:comment w:id="25" w:author="Sander Willems" w:date="2021-03-10T13:49:00Z" w:initials="SW">
    <w:p w14:paraId="07CED88B" w14:textId="30C8F8FF" w:rsidR="004D25CF" w:rsidRDefault="004D25CF">
      <w:pPr>
        <w:pStyle w:val="CommentText"/>
      </w:pPr>
      <w:r>
        <w:rPr>
          <w:rStyle w:val="CommentReference"/>
        </w:rPr>
        <w:annotationRef/>
      </w:r>
      <w:r>
        <w:t>You can check with SQL database browser or HDF compass.</w:t>
      </w:r>
    </w:p>
  </w:comment>
  <w:comment w:id="26" w:author="Sander Willems" w:date="2021-03-10T10:30:00Z" w:initials="SW">
    <w:p w14:paraId="70EC41A7" w14:textId="1D39017E" w:rsidR="000C2BB2" w:rsidRDefault="000C2BB2">
      <w:pPr>
        <w:pStyle w:val="CommentText"/>
      </w:pPr>
      <w:r>
        <w:rPr>
          <w:rStyle w:val="CommentReference"/>
        </w:rPr>
        <w:annotationRef/>
      </w:r>
      <w:r>
        <w:t>Important note: should probably be created with the same version! Once we go to a stable release, we’ll probably have to take care of backwards compatibility a little more.</w:t>
      </w:r>
    </w:p>
  </w:comment>
  <w:comment w:id="27" w:author="Voytik, Eugenia" w:date="2021-03-10T16:28:00Z" w:initials="VE">
    <w:p w14:paraId="7372D1AD" w14:textId="0C008F1A" w:rsidR="00050C30" w:rsidRDefault="00050C30">
      <w:pPr>
        <w:pStyle w:val="CommentText"/>
      </w:pPr>
      <w:r>
        <w:rPr>
          <w:rStyle w:val="CommentReference"/>
        </w:rPr>
        <w:annotationRef/>
      </w:r>
      <w:r>
        <w:t>Added into the task list</w:t>
      </w:r>
    </w:p>
  </w:comment>
  <w:comment w:id="28" w:author="Sander Willems" w:date="2021-03-10T10:32:00Z" w:initials="SW">
    <w:p w14:paraId="2EFAFBFE" w14:textId="049F1331" w:rsidR="000C2BB2" w:rsidRDefault="000C2BB2">
      <w:pPr>
        <w:pStyle w:val="CommentText"/>
      </w:pPr>
      <w:r>
        <w:rPr>
          <w:rStyle w:val="CommentReference"/>
        </w:rPr>
        <w:annotationRef/>
      </w:r>
      <w:r>
        <w:t>The GUI itself adds a fair amount of overhead as well, especially for smaller files which load quickly.</w:t>
      </w:r>
    </w:p>
  </w:comment>
  <w:comment w:id="29" w:author="Sander Willems" w:date="2021-03-10T10:39:00Z" w:initials="SW">
    <w:p w14:paraId="2830219F" w14:textId="22FA6751" w:rsidR="000C2BB2" w:rsidRDefault="000C2BB2">
      <w:pPr>
        <w:pStyle w:val="CommentText"/>
      </w:pPr>
      <w:r>
        <w:rPr>
          <w:rStyle w:val="CommentReference"/>
        </w:rPr>
        <w:annotationRef/>
      </w:r>
      <w:r>
        <w:t>This can possibly be reopened with the “history” tab of most browsers?</w:t>
      </w:r>
    </w:p>
  </w:comment>
  <w:comment w:id="30" w:author="Sander Willems" w:date="2021-03-10T10:34:00Z" w:initials="SW">
    <w:p w14:paraId="6FF56BFB" w14:textId="3324698E" w:rsidR="000C2BB2" w:rsidRDefault="000C2BB2">
      <w:pPr>
        <w:pStyle w:val="CommentText"/>
      </w:pPr>
      <w:r>
        <w:rPr>
          <w:rStyle w:val="CommentReference"/>
        </w:rPr>
        <w:annotationRef/>
      </w:r>
      <w:r>
        <w:t>Because of the non-showing terminal…</w:t>
      </w:r>
    </w:p>
  </w:comment>
  <w:comment w:id="31" w:author="Sander Willems" w:date="2021-03-10T10:36:00Z" w:initials="SW">
    <w:p w14:paraId="288B6C99" w14:textId="58264305" w:rsidR="000C2BB2" w:rsidRDefault="000C2BB2">
      <w:pPr>
        <w:pStyle w:val="CommentText"/>
      </w:pPr>
      <w:r>
        <w:rPr>
          <w:rStyle w:val="CommentReference"/>
        </w:rPr>
        <w:annotationRef/>
      </w:r>
      <w:r>
        <w:t>Note that access to the tutorial.pdf requires it to be inside the alphatims/alphatims directory, since this is the only part that comes completely with the installers. Other root folders are not present (The log folder is made if not present, we should/could move that location potentially).</w:t>
      </w:r>
    </w:p>
  </w:comment>
  <w:comment w:id="33" w:author="Voytik, Eugenia" w:date="2021-03-10T16:31:00Z" w:initials="VE">
    <w:p w14:paraId="6FFC1CB6" w14:textId="0BA3CBAD" w:rsidR="00050C30" w:rsidRDefault="00050C30">
      <w:pPr>
        <w:pStyle w:val="CommentText"/>
      </w:pPr>
      <w:r>
        <w:rPr>
          <w:rStyle w:val="CommentReference"/>
        </w:rPr>
        <w:annotationRef/>
      </w:r>
      <w:r>
        <w:t>Added into the task list</w:t>
      </w:r>
    </w:p>
  </w:comment>
  <w:comment w:id="32" w:author="Sander Willems" w:date="2021-03-10T10:35:00Z" w:initials="SW">
    <w:p w14:paraId="16F22B01" w14:textId="0CFC4361" w:rsidR="000C2BB2" w:rsidRDefault="000C2BB2">
      <w:pPr>
        <w:pStyle w:val="CommentText"/>
      </w:pPr>
      <w:r>
        <w:rPr>
          <w:rStyle w:val="CommentReference"/>
        </w:rPr>
        <w:annotationRef/>
      </w:r>
      <w:r>
        <w:t>At a “you are here” arrow to the tutorial:D</w:t>
      </w:r>
    </w:p>
  </w:comment>
  <w:comment w:id="34" w:author="Sander Willems" w:date="2021-03-10T11:39:00Z" w:initials="SW">
    <w:p w14:paraId="174EDD49" w14:textId="77777777" w:rsidR="00DB2D44" w:rsidRDefault="00DB2D44" w:rsidP="00DB2D44">
      <w:pPr>
        <w:pStyle w:val="CommentText"/>
      </w:pPr>
      <w:r>
        <w:rPr>
          <w:rStyle w:val="CommentReference"/>
        </w:rPr>
        <w:annotationRef/>
      </w:r>
      <w:r>
        <w:t>While I get that Europeans work left-to-right top-to-bottom, it might be good to explain the plots first to simplify what is going on.</w:t>
      </w:r>
    </w:p>
  </w:comment>
  <w:comment w:id="35" w:author="Sander Willems" w:date="2021-03-10T11:41:00Z" w:initials="SW">
    <w:p w14:paraId="478BF097" w14:textId="77777777" w:rsidR="00DB2D44" w:rsidRDefault="00DB2D44" w:rsidP="00DB2D44">
      <w:pPr>
        <w:pStyle w:val="CommentText"/>
      </w:pPr>
      <w:r>
        <w:rPr>
          <w:rStyle w:val="CommentReference"/>
        </w:rPr>
        <w:annotationRef/>
      </w:r>
      <w:r>
        <w:t>Might be good to show what the options/symbols are. I didn’t know e.g. the fourth one allows me to zoom by mouse scrolling as well (which is actually the only way to zoom out as far as I know).</w:t>
      </w:r>
    </w:p>
  </w:comment>
  <w:comment w:id="36" w:author="Sander Willems" w:date="2021-03-10T12:04:00Z" w:initials="SW">
    <w:p w14:paraId="5E99BE19" w14:textId="77777777" w:rsidR="00DB2D44" w:rsidRDefault="00DB2D44" w:rsidP="00DB2D44">
      <w:pPr>
        <w:pStyle w:val="CommentText"/>
      </w:pPr>
      <w:r>
        <w:rPr>
          <w:rStyle w:val="CommentReference"/>
        </w:rPr>
        <w:annotationRef/>
      </w:r>
      <w:r>
        <w:t>Note about zooming and interactive rasterization of the data? Also note that the coloring is dependent on the (zoomed) data, with a “pure white” pixel always indicating the highest intensity that is currently visible (i.e. regardless of where you zoom, ther is always at least one white pixel and it can change if you zoom in/out)</w:t>
      </w:r>
    </w:p>
  </w:comment>
  <w:comment w:id="37" w:author="Sander Willems" w:date="2021-03-10T10:41:00Z" w:initials="SW">
    <w:p w14:paraId="7CBCBE5D" w14:textId="6E8D03B7" w:rsidR="000C2BB2" w:rsidRDefault="000C2BB2">
      <w:pPr>
        <w:pStyle w:val="CommentText"/>
      </w:pPr>
      <w:r>
        <w:rPr>
          <w:rStyle w:val="CommentReference"/>
        </w:rPr>
        <w:annotationRef/>
      </w:r>
      <w:r>
        <w:t>Note raw data, this no bar/stick plots for spectrum? Also note that it takes all frames/scans into account, thus leaving gaps for e.g. fragment frames if showing only precursors?</w:t>
      </w:r>
    </w:p>
  </w:comment>
  <w:comment w:id="38" w:author="Sander Willems" w:date="2021-03-10T10:53:00Z" w:initials="SW">
    <w:p w14:paraId="2E9E2994" w14:textId="40732B5F" w:rsidR="000C2BB2" w:rsidRDefault="000C2BB2">
      <w:pPr>
        <w:pStyle w:val="CommentText"/>
      </w:pPr>
      <w:r>
        <w:rPr>
          <w:rStyle w:val="CommentReference"/>
        </w:rPr>
        <w:annotationRef/>
      </w:r>
      <w:r>
        <w:t>Not that this will override/ignore any frame settings, while taking into account all the other settings!</w:t>
      </w:r>
    </w:p>
  </w:comment>
  <w:comment w:id="39" w:author="Sander Willems" w:date="2021-03-10T10:52:00Z" w:initials="SW">
    <w:p w14:paraId="6F428A1E" w14:textId="3AC4E139" w:rsidR="000C2BB2" w:rsidRDefault="000C2BB2">
      <w:pPr>
        <w:pStyle w:val="CommentText"/>
      </w:pPr>
      <w:r>
        <w:rPr>
          <w:rStyle w:val="CommentReference"/>
        </w:rPr>
        <w:annotationRef/>
      </w:r>
      <w:r>
        <w:t>Very dependent on dataset complexity?</w:t>
      </w:r>
    </w:p>
  </w:comment>
  <w:comment w:id="40" w:author="Sander Willems" w:date="2021-03-10T10:48:00Z" w:initials="SW">
    <w:p w14:paraId="23AFEA93" w14:textId="1A926301" w:rsidR="000C2BB2" w:rsidRDefault="000C2BB2">
      <w:pPr>
        <w:pStyle w:val="CommentText"/>
      </w:pPr>
      <w:r>
        <w:rPr>
          <w:rStyle w:val="CommentReference"/>
        </w:rPr>
        <w:annotationRef/>
      </w:r>
      <w:r>
        <w:t>Last frame is not included, as per default python slicing.</w:t>
      </w:r>
    </w:p>
  </w:comment>
  <w:comment w:id="41" w:author="Sander Willems" w:date="2021-03-10T11:12:00Z" w:initials="SW">
    <w:p w14:paraId="62D1AD7C" w14:textId="743B9219" w:rsidR="000C2BB2" w:rsidRDefault="000C2BB2">
      <w:pPr>
        <w:pStyle w:val="CommentText"/>
      </w:pPr>
      <w:r>
        <w:rPr>
          <w:rStyle w:val="CommentReference"/>
        </w:rPr>
        <w:annotationRef/>
      </w:r>
      <w:r>
        <w:t>Nothing is mentioned about the up and down arrows. For frames this just adds or substracts one. For rt values, this is more vague and the default (0.5 min) might actually be updated?</w:t>
      </w:r>
    </w:p>
  </w:comment>
  <w:comment w:id="42" w:author="Sander Willems" w:date="2021-03-10T10:49:00Z" w:initials="SW">
    <w:p w14:paraId="7CECDEC6" w14:textId="2A02EA58" w:rsidR="000C2BB2" w:rsidRDefault="000C2BB2">
      <w:pPr>
        <w:pStyle w:val="CommentText"/>
      </w:pPr>
      <w:r>
        <w:rPr>
          <w:rStyle w:val="CommentReference"/>
        </w:rPr>
        <w:annotationRef/>
      </w:r>
      <w:r>
        <w:t>Will be updated slightly to match actual value</w:t>
      </w:r>
    </w:p>
  </w:comment>
  <w:comment w:id="43" w:author="Sander Willems" w:date="2021-03-10T10:46:00Z" w:initials="SW">
    <w:p w14:paraId="446F175F" w14:textId="755D9F29" w:rsidR="000C2BB2" w:rsidRDefault="000C2BB2">
      <w:pPr>
        <w:pStyle w:val="CommentText"/>
      </w:pPr>
      <w:r>
        <w:rPr>
          <w:rStyle w:val="CommentReference"/>
        </w:rPr>
        <w:annotationRef/>
      </w:r>
      <w:r>
        <w:t>Or start, if the latest update is made by selecting an end value.</w:t>
      </w:r>
    </w:p>
  </w:comment>
  <w:comment w:id="44" w:author="Sander Willems" w:date="2021-03-10T10:55:00Z" w:initials="SW">
    <w:p w14:paraId="1D53B461" w14:textId="0DDB1B5C" w:rsidR="000C2BB2" w:rsidRDefault="000C2BB2">
      <w:pPr>
        <w:pStyle w:val="CommentText"/>
      </w:pPr>
      <w:r>
        <w:rPr>
          <w:rStyle w:val="CommentReference"/>
        </w:rPr>
        <w:annotationRef/>
      </w:r>
      <w:r>
        <w:rPr>
          <w:rStyle w:val="CommentReference"/>
        </w:rPr>
        <w:t>Most is equal to rt/frames.</w:t>
      </w:r>
    </w:p>
  </w:comment>
  <w:comment w:id="45" w:author="Sander Willems" w:date="2021-03-10T11:09:00Z" w:initials="SW">
    <w:p w14:paraId="37425F09" w14:textId="7CFCD292" w:rsidR="000C2BB2" w:rsidRDefault="000C2BB2">
      <w:pPr>
        <w:pStyle w:val="CommentText"/>
      </w:pPr>
      <w:r>
        <w:rPr>
          <w:rStyle w:val="CommentReference"/>
        </w:rPr>
        <w:annotationRef/>
      </w:r>
      <w:r>
        <w:t>Currently has no effect on the strike count estimation. Could or should be included, for easy selection of MS2 spectra…?</w:t>
      </w:r>
    </w:p>
  </w:comment>
  <w:comment w:id="46" w:author="Voytik, Eugenia" w:date="2021-03-10T16:33:00Z" w:initials="VE">
    <w:p w14:paraId="776CF3BD" w14:textId="6F1A7309" w:rsidR="005D187F" w:rsidRDefault="005D187F">
      <w:pPr>
        <w:pStyle w:val="CommentText"/>
      </w:pPr>
      <w:r>
        <w:rPr>
          <w:rStyle w:val="CommentReference"/>
        </w:rPr>
        <w:annotationRef/>
      </w:r>
      <w:r>
        <w:t>Added into the task list</w:t>
      </w:r>
    </w:p>
  </w:comment>
  <w:comment w:id="47" w:author="Sander Willems" w:date="2021-03-10T10:56:00Z" w:initials="SW">
    <w:p w14:paraId="106F4F37" w14:textId="02F7301F" w:rsidR="000C2BB2" w:rsidRDefault="000C2BB2">
      <w:pPr>
        <w:pStyle w:val="CommentText"/>
      </w:pPr>
      <w:r>
        <w:rPr>
          <w:rStyle w:val="CommentReference"/>
        </w:rPr>
        <w:annotationRef/>
      </w:r>
      <w:r>
        <w:t>Quad and precursor sliders should not affect precursors at all (which is why they are disabled if fragments are not selected). Note that this is different than in Python itself, where a value of -1 indicates no quad usage and a precursor index of 0 indicates ALL precursor signals (note that our slider explicitly starts from 1, to avoid this confusion for the end user)</w:t>
      </w:r>
    </w:p>
  </w:comment>
  <w:comment w:id="48" w:author="Sander Willems" w:date="2021-03-10T10:59:00Z" w:initials="SW">
    <w:p w14:paraId="39B993DA" w14:textId="51287951" w:rsidR="000C2BB2" w:rsidRDefault="000C2BB2">
      <w:pPr>
        <w:pStyle w:val="CommentText"/>
      </w:pPr>
      <w:r>
        <w:rPr>
          <w:rStyle w:val="CommentReference"/>
        </w:rPr>
        <w:annotationRef/>
      </w:r>
      <w:r>
        <w:t>Not true, you can select both fragments and precursors. It is the other way around, disabling this text box tells you to NOT select any precursors.</w:t>
      </w:r>
    </w:p>
  </w:comment>
  <w:comment w:id="49" w:author="Sander Willems" w:date="2021-03-10T11:00:00Z" w:initials="SW">
    <w:p w14:paraId="0EBA8EC2" w14:textId="79D5FA3A" w:rsidR="000C2BB2" w:rsidRDefault="000C2BB2">
      <w:pPr>
        <w:pStyle w:val="CommentText"/>
      </w:pPr>
      <w:r>
        <w:rPr>
          <w:rStyle w:val="CommentReference"/>
        </w:rPr>
        <w:annotationRef/>
      </w:r>
      <w:r>
        <w:t>Same comment as for precursors. Disabling this textbox just tells you NOT to include any fragments.</w:t>
      </w:r>
    </w:p>
  </w:comment>
  <w:comment w:id="50" w:author="Sander Willems" w:date="2021-03-10T11:01:00Z" w:initials="SW">
    <w:p w14:paraId="18C2F4E4" w14:textId="7C4C0359" w:rsidR="000C2BB2" w:rsidRDefault="000C2BB2">
      <w:pPr>
        <w:pStyle w:val="CommentText"/>
      </w:pPr>
      <w:r>
        <w:rPr>
          <w:rStyle w:val="CommentReference"/>
        </w:rPr>
        <w:annotationRef/>
      </w:r>
      <w:r>
        <w:t>Note that there is no way to distinguish between the two in the plot?</w:t>
      </w:r>
    </w:p>
  </w:comment>
  <w:comment w:id="51" w:author="Sander Willems" w:date="2021-03-10T11:02:00Z" w:initials="SW">
    <w:p w14:paraId="596393EB" w14:textId="77777777" w:rsidR="000C2BB2" w:rsidRDefault="000C2BB2">
      <w:pPr>
        <w:pStyle w:val="CommentText"/>
        <w:rPr>
          <w:rStyle w:val="CommentReference"/>
        </w:rPr>
      </w:pPr>
      <w:r>
        <w:rPr>
          <w:rStyle w:val="CommentReference"/>
        </w:rPr>
        <w:annotationRef/>
      </w:r>
      <w:r>
        <w:rPr>
          <w:rStyle w:val="CommentReference"/>
        </w:rPr>
        <w:t>A quad mz always has lower and upper bounds. Important note here is that as long as there is an overlap between the instrumental settings and the here filtered settings, we retain the results as we cannot determine if they are present or not.</w:t>
      </w:r>
    </w:p>
    <w:p w14:paraId="0B2966A5" w14:textId="22EFC76F" w:rsidR="000C2BB2" w:rsidRDefault="000C2BB2">
      <w:pPr>
        <w:pStyle w:val="CommentText"/>
      </w:pPr>
      <w:r>
        <w:rPr>
          <w:rStyle w:val="CommentReference"/>
        </w:rPr>
        <w:t>E.g. If the instruments select mz_values 600-603, filtering 600.1-600.15 will retain all fragments that are acquired, even though their actual precursor is more likely to be around 601.5….</w:t>
      </w:r>
    </w:p>
  </w:comment>
  <w:comment w:id="52" w:author="Sander Willems" w:date="2021-03-10T11:06:00Z" w:initials="SW">
    <w:p w14:paraId="63C2B6E7" w14:textId="5B6B1CF2" w:rsidR="000C2BB2" w:rsidRDefault="000C2BB2">
      <w:pPr>
        <w:pStyle w:val="CommentText"/>
      </w:pPr>
      <w:r>
        <w:rPr>
          <w:rStyle w:val="CommentReference"/>
        </w:rPr>
        <w:annotationRef/>
      </w:r>
      <w:r>
        <w:t>Important to know what these are. For dda, this are precursors, meaning that by selecting a single value you can actually select a traditional MS2 spectrum (aggregated over multiple mobility scans or even frames though). For dia, this refers to a frame window_group. Note that a single window group in dia actually allows for multiple different quad settings, which means it can be combined with scan/mobility settings for a higher level of detail.</w:t>
      </w:r>
    </w:p>
  </w:comment>
  <w:comment w:id="53" w:author="Sander Willems" w:date="2021-03-10T11:11:00Z" w:initials="SW">
    <w:p w14:paraId="5E4F0373" w14:textId="4E7004C4" w:rsidR="000C2BB2" w:rsidRDefault="000C2BB2">
      <w:pPr>
        <w:pStyle w:val="CommentText"/>
      </w:pPr>
      <w:r>
        <w:rPr>
          <w:rStyle w:val="CommentReference"/>
        </w:rPr>
        <w:annotationRef/>
      </w:r>
      <w:r>
        <w:t>Do we want to include options to use ppm values as well?</w:t>
      </w:r>
    </w:p>
  </w:comment>
  <w:comment w:id="54" w:author="Voytik, Eugenia" w:date="2021-03-10T15:39:00Z" w:initials="VE">
    <w:p w14:paraId="4CC6D49A" w14:textId="1679F5D5" w:rsidR="00603E14" w:rsidRDefault="00603E14">
      <w:pPr>
        <w:pStyle w:val="CommentText"/>
      </w:pPr>
      <w:r>
        <w:rPr>
          <w:rStyle w:val="CommentReference"/>
        </w:rPr>
        <w:annotationRef/>
      </w:r>
      <w:r>
        <w:t>We need to ask testers about it.</w:t>
      </w:r>
    </w:p>
  </w:comment>
  <w:comment w:id="55" w:author="Sander Willems" w:date="2021-03-10T11:10:00Z" w:initials="SW">
    <w:p w14:paraId="0A2715E4" w14:textId="6F7CE504" w:rsidR="000C2BB2" w:rsidRDefault="000C2BB2">
      <w:pPr>
        <w:pStyle w:val="CommentText"/>
      </w:pPr>
      <w:r>
        <w:rPr>
          <w:rStyle w:val="CommentReference"/>
        </w:rPr>
        <w:annotationRef/>
      </w:r>
      <w:r>
        <w:t>Note that this identical for fragments and precursors?</w:t>
      </w:r>
    </w:p>
  </w:comment>
  <w:comment w:id="56" w:author="Sander Willems" w:date="2021-03-10T11:10:00Z" w:initials="SW">
    <w:p w14:paraId="256AAB90" w14:textId="468102A3" w:rsidR="000C2BB2" w:rsidRDefault="000C2BB2">
      <w:pPr>
        <w:pStyle w:val="CommentText"/>
      </w:pPr>
      <w:r>
        <w:rPr>
          <w:rStyle w:val="CommentReference"/>
        </w:rPr>
        <w:annotationRef/>
      </w:r>
      <w:r>
        <w:t>Note this is not a linear mapping to values?</w:t>
      </w:r>
    </w:p>
  </w:comment>
  <w:comment w:id="57" w:author="Sander Willems" w:date="2021-03-10T11:14:00Z" w:initials="SW">
    <w:p w14:paraId="17E69E78" w14:textId="16A59C96" w:rsidR="000C2BB2" w:rsidRDefault="000C2BB2">
      <w:pPr>
        <w:pStyle w:val="CommentText"/>
      </w:pPr>
      <w:r>
        <w:rPr>
          <w:rStyle w:val="CommentReference"/>
        </w:rPr>
        <w:annotationRef/>
      </w:r>
      <w:r>
        <w:t xml:space="preserve">Also not taken into account for strike count estimation. </w:t>
      </w:r>
    </w:p>
  </w:comment>
  <w:comment w:id="58" w:author="Voytik, Eugenia" w:date="2021-03-10T16:33:00Z" w:initials="VE">
    <w:p w14:paraId="1F077AA0" w14:textId="37651938" w:rsidR="005D187F" w:rsidRDefault="005D187F">
      <w:pPr>
        <w:pStyle w:val="CommentText"/>
      </w:pPr>
      <w:r>
        <w:rPr>
          <w:rStyle w:val="CommentReference"/>
        </w:rPr>
        <w:annotationRef/>
      </w:r>
      <w:r>
        <w:t>Added into the task list</w:t>
      </w:r>
    </w:p>
  </w:comment>
  <w:comment w:id="59" w:author="Sander Willems" w:date="2021-03-10T11:17:00Z" w:initials="SW">
    <w:p w14:paraId="6674E85A" w14:textId="4F0A827B" w:rsidR="000C2BB2" w:rsidRDefault="000C2BB2">
      <w:pPr>
        <w:pStyle w:val="CommentText"/>
      </w:pPr>
      <w:r>
        <w:rPr>
          <w:rStyle w:val="CommentReference"/>
        </w:rPr>
        <w:annotationRef/>
      </w:r>
      <w:r>
        <w:t>IMPORTANT NOTE: All exports automatically overwrite existing files. Perhaps we want a flag to disable this by default?</w:t>
      </w:r>
    </w:p>
  </w:comment>
  <w:comment w:id="60" w:author="Voytik, Eugenia" w:date="2021-03-10T15:42:00Z" w:initials="VE">
    <w:p w14:paraId="0F194FA7" w14:textId="7D0B72ED" w:rsidR="005B2BA6" w:rsidRDefault="005B2BA6">
      <w:pPr>
        <w:pStyle w:val="CommentText"/>
      </w:pPr>
      <w:r>
        <w:rPr>
          <w:rStyle w:val="CommentReference"/>
        </w:rPr>
        <w:annotationRef/>
      </w:r>
      <w:r>
        <w:t>Will be added two checkboxes to overwrite the file and to compress the file</w:t>
      </w:r>
    </w:p>
    <w:p w14:paraId="3B44EBE7" w14:textId="66D059C3" w:rsidR="005D187F" w:rsidRDefault="005D187F">
      <w:pPr>
        <w:pStyle w:val="CommentText"/>
      </w:pPr>
      <w:r>
        <w:t>Added into the task list</w:t>
      </w:r>
    </w:p>
  </w:comment>
  <w:comment w:id="61" w:author="Sander Willems" w:date="2021-03-10T11:15:00Z" w:initials="SW">
    <w:p w14:paraId="6A74D924" w14:textId="447892DD" w:rsidR="000C2BB2" w:rsidRDefault="000C2BB2">
      <w:pPr>
        <w:pStyle w:val="CommentText"/>
      </w:pPr>
      <w:r>
        <w:rPr>
          <w:rStyle w:val="CommentReference"/>
        </w:rPr>
        <w:annotationRef/>
      </w:r>
      <w:r>
        <w:t>Perhaps more important, it allows to define a portable file which can be transferred from windows to macos.</w:t>
      </w:r>
    </w:p>
  </w:comment>
  <w:comment w:id="64" w:author="Sander Willems" w:date="2021-03-10T11:16:00Z" w:initials="SW">
    <w:p w14:paraId="60A71082" w14:textId="387CD5BC" w:rsidR="000C2BB2" w:rsidRDefault="000C2BB2">
      <w:pPr>
        <w:pStyle w:val="CommentText"/>
      </w:pPr>
      <w:r>
        <w:rPr>
          <w:rStyle w:val="CommentReference"/>
        </w:rPr>
        <w:annotationRef/>
      </w:r>
      <w:r>
        <w:t>Only present if .d data is uploaded. Technically there is no reason to this, although just copy-pasting a file might be more efficient...</w:t>
      </w:r>
    </w:p>
  </w:comment>
  <w:comment w:id="65" w:author="Voytik, Eugenia" w:date="2021-03-10T16:07:00Z" w:initials="VE">
    <w:p w14:paraId="15DD2D9D" w14:textId="0320985B" w:rsidR="00D44F4E" w:rsidRDefault="00D44F4E">
      <w:pPr>
        <w:pStyle w:val="CommentText"/>
      </w:pPr>
      <w:r>
        <w:rPr>
          <w:rStyle w:val="CommentReference"/>
        </w:rPr>
        <w:annotationRef/>
      </w:r>
      <w:r>
        <w:t>They will be deactivated if user originally uploads .hdf file.</w:t>
      </w:r>
    </w:p>
    <w:p w14:paraId="14819043" w14:textId="4C372026" w:rsidR="005D187F" w:rsidRDefault="005D187F">
      <w:pPr>
        <w:pStyle w:val="CommentText"/>
      </w:pPr>
      <w:r>
        <w:t>Added into the task list</w:t>
      </w:r>
    </w:p>
  </w:comment>
  <w:comment w:id="66" w:author="Sander Willems" w:date="2021-03-10T11:24:00Z" w:initials="SW">
    <w:p w14:paraId="4E36D60B" w14:textId="7A7A5F45" w:rsidR="000C2BB2" w:rsidRDefault="000C2BB2">
      <w:pPr>
        <w:pStyle w:val="CommentText"/>
      </w:pPr>
      <w:r>
        <w:rPr>
          <w:rStyle w:val="CommentReference"/>
        </w:rPr>
        <w:annotationRef/>
      </w:r>
      <w:r>
        <w:t>Refer to performance stats in README?</w:t>
      </w:r>
    </w:p>
  </w:comment>
  <w:comment w:id="62" w:author="Sander Willems" w:date="2021-03-10T11:23:00Z" w:initials="SW">
    <w:p w14:paraId="7987160A" w14:textId="171F4CFE" w:rsidR="000C2BB2" w:rsidRDefault="000C2BB2">
      <w:pPr>
        <w:pStyle w:val="CommentText"/>
      </w:pPr>
      <w:r>
        <w:rPr>
          <w:rStyle w:val="CommentReference"/>
        </w:rPr>
        <w:annotationRef/>
      </w:r>
      <w:r>
        <w:t>Spacing of the card jumps slightly once this message pops up?</w:t>
      </w:r>
    </w:p>
  </w:comment>
  <w:comment w:id="63" w:author="Voytik, Eugenia" w:date="2021-03-10T16:08:00Z" w:initials="VE">
    <w:p w14:paraId="05DA5FF5" w14:textId="0815D3F3" w:rsidR="00D44F4E" w:rsidRDefault="00D44F4E">
      <w:pPr>
        <w:pStyle w:val="CommentText"/>
      </w:pPr>
      <w:r>
        <w:rPr>
          <w:rStyle w:val="CommentReference"/>
        </w:rPr>
        <w:annotationRef/>
      </w:r>
      <w:r w:rsidR="005D187F">
        <w:t>Added into the task list</w:t>
      </w:r>
    </w:p>
  </w:comment>
  <w:comment w:id="67" w:author="Sander Willems" w:date="2021-03-10T11:20:00Z" w:initials="SW">
    <w:p w14:paraId="38467E28" w14:textId="26EAF5A4" w:rsidR="000C2BB2" w:rsidRDefault="000C2BB2">
      <w:pPr>
        <w:pStyle w:val="CommentText"/>
      </w:pPr>
      <w:r>
        <w:rPr>
          <w:rStyle w:val="CommentReference"/>
        </w:rPr>
        <w:annotationRef/>
      </w:r>
      <w:r>
        <w:t>Perhaps important to note that this allows to recreate the figures, irrespective of their currently selected axes…</w:t>
      </w:r>
    </w:p>
  </w:comment>
  <w:comment w:id="68" w:author="Sander Willems" w:date="2021-03-10T11:20:00Z" w:initials="SW">
    <w:p w14:paraId="6263BE86" w14:textId="160AD2D2" w:rsidR="000C2BB2" w:rsidRDefault="000C2BB2">
      <w:pPr>
        <w:pStyle w:val="CommentText"/>
      </w:pPr>
      <w:r>
        <w:rPr>
          <w:rStyle w:val="CommentReference"/>
        </w:rPr>
        <w:annotationRef/>
      </w:r>
      <w:r>
        <w:t>0 equals precursor</w:t>
      </w:r>
    </w:p>
  </w:comment>
  <w:comment w:id="69" w:author="Sander Willems" w:date="2021-03-10T11:20:00Z" w:initials="SW">
    <w:p w14:paraId="0BD9EB2D" w14:textId="08453736" w:rsidR="000C2BB2" w:rsidRDefault="000C2BB2">
      <w:pPr>
        <w:pStyle w:val="CommentText"/>
      </w:pPr>
      <w:r>
        <w:rPr>
          <w:rStyle w:val="CommentReference"/>
        </w:rPr>
        <w:annotationRef/>
      </w:r>
      <w:r>
        <w:t>-1 equals precursor</w:t>
      </w:r>
    </w:p>
  </w:comment>
  <w:comment w:id="70" w:author="Sander Willems" w:date="2021-03-10T11:21:00Z" w:initials="SW">
    <w:p w14:paraId="6E74309B" w14:textId="3733B606" w:rsidR="000C2BB2" w:rsidRDefault="000C2BB2">
      <w:pPr>
        <w:pStyle w:val="CommentText"/>
      </w:pPr>
      <w:r>
        <w:rPr>
          <w:rStyle w:val="CommentReference"/>
        </w:rPr>
        <w:annotationRef/>
      </w:r>
      <w:r>
        <w:t>Did we not append it with a “_selection.csv” or “_slice.csv” or something? Do we want this?</w:t>
      </w:r>
    </w:p>
  </w:comment>
  <w:comment w:id="71" w:author="Sander Willems" w:date="2021-03-10T11:31:00Z" w:initials="SW">
    <w:p w14:paraId="2A819922" w14:textId="78745526" w:rsidR="00727C46" w:rsidRDefault="00727C46">
      <w:pPr>
        <w:pStyle w:val="CommentText"/>
      </w:pPr>
      <w:r>
        <w:rPr>
          <w:rStyle w:val="CommentReference"/>
        </w:rPr>
        <w:annotationRef/>
      </w:r>
      <w:r>
        <w:t>Estimate. At e.g. dense ranges in your tick this estimate is probably too low, while it is too high in sparse TIC regions…</w:t>
      </w:r>
    </w:p>
  </w:comment>
  <w:comment w:id="72" w:author="Sander Willems" w:date="2021-03-10T11:28:00Z" w:initials="SW">
    <w:p w14:paraId="46794676" w14:textId="7BE1960A" w:rsidR="000C2BB2" w:rsidRDefault="000C2BB2">
      <w:pPr>
        <w:pStyle w:val="CommentText"/>
      </w:pPr>
      <w:r>
        <w:rPr>
          <w:rStyle w:val="CommentReference"/>
        </w:rPr>
        <w:annotationRef/>
      </w:r>
      <w:r>
        <w:t xml:space="preserve">Not only visualized, it completely disables the slicing and just returns an empty dataframe. This also cannot be exported and actually has some undefined behaviour with the stacks. Since this is not included in the stack, it does not trigger </w:t>
      </w:r>
      <w:r w:rsidR="004F22E4">
        <w:t>an immediate update (a slider/selection option needs to change before it does). Do we want to update this?</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8CA1DB9" w15:done="0"/>
  <w15:commentEx w15:paraId="6B091100" w15:done="1"/>
  <w15:commentEx w15:paraId="6D647E04" w15:paraIdParent="6B091100" w15:done="1"/>
  <w15:commentEx w15:paraId="22A3CECC" w15:done="1"/>
  <w15:commentEx w15:paraId="66AD80DF" w15:done="0"/>
  <w15:commentEx w15:paraId="5A509816" w15:done="1"/>
  <w15:commentEx w15:paraId="541B433C" w15:done="1"/>
  <w15:commentEx w15:paraId="32777740" w15:paraIdParent="541B433C" w15:done="1"/>
  <w15:commentEx w15:paraId="17A0D713" w15:done="0"/>
  <w15:commentEx w15:paraId="07CED88B" w15:done="0"/>
  <w15:commentEx w15:paraId="70EC41A7" w15:done="1"/>
  <w15:commentEx w15:paraId="7372D1AD" w15:paraIdParent="70EC41A7" w15:done="1"/>
  <w15:commentEx w15:paraId="2EFAFBFE" w15:done="0"/>
  <w15:commentEx w15:paraId="2830219F" w15:done="0"/>
  <w15:commentEx w15:paraId="6FF56BFB" w15:done="1"/>
  <w15:commentEx w15:paraId="288B6C99" w15:done="1"/>
  <w15:commentEx w15:paraId="6FFC1CB6" w15:paraIdParent="288B6C99" w15:done="1"/>
  <w15:commentEx w15:paraId="16F22B01" w15:done="0"/>
  <w15:commentEx w15:paraId="174EDD49" w15:done="1"/>
  <w15:commentEx w15:paraId="478BF097" w15:done="0"/>
  <w15:commentEx w15:paraId="5E99BE19" w15:done="0"/>
  <w15:commentEx w15:paraId="7CBCBE5D" w15:done="0"/>
  <w15:commentEx w15:paraId="2E9E2994" w15:done="0"/>
  <w15:commentEx w15:paraId="6F428A1E" w15:done="0"/>
  <w15:commentEx w15:paraId="23AFEA93" w15:done="0"/>
  <w15:commentEx w15:paraId="62D1AD7C" w15:done="0"/>
  <w15:commentEx w15:paraId="7CECDEC6" w15:done="0"/>
  <w15:commentEx w15:paraId="446F175F" w15:done="0"/>
  <w15:commentEx w15:paraId="1D53B461" w15:done="0"/>
  <w15:commentEx w15:paraId="37425F09" w15:done="1"/>
  <w15:commentEx w15:paraId="776CF3BD" w15:paraIdParent="37425F09" w15:done="1"/>
  <w15:commentEx w15:paraId="106F4F37" w15:done="0"/>
  <w15:commentEx w15:paraId="39B993DA" w15:done="0"/>
  <w15:commentEx w15:paraId="0EBA8EC2" w15:done="0"/>
  <w15:commentEx w15:paraId="18C2F4E4" w15:done="0"/>
  <w15:commentEx w15:paraId="0B2966A5" w15:done="0"/>
  <w15:commentEx w15:paraId="63C2B6E7" w15:done="0"/>
  <w15:commentEx w15:paraId="5E4F0373" w15:done="1"/>
  <w15:commentEx w15:paraId="4CC6D49A" w15:paraIdParent="5E4F0373" w15:done="0"/>
  <w15:commentEx w15:paraId="0A2715E4" w15:done="0"/>
  <w15:commentEx w15:paraId="256AAB90" w15:done="0"/>
  <w15:commentEx w15:paraId="17E69E78" w15:done="1"/>
  <w15:commentEx w15:paraId="1F077AA0" w15:paraIdParent="17E69E78" w15:done="1"/>
  <w15:commentEx w15:paraId="6674E85A" w15:done="1"/>
  <w15:commentEx w15:paraId="3B44EBE7" w15:paraIdParent="6674E85A" w15:done="1"/>
  <w15:commentEx w15:paraId="6A74D924" w15:done="1"/>
  <w15:commentEx w15:paraId="60A71082" w15:done="1"/>
  <w15:commentEx w15:paraId="14819043" w15:paraIdParent="60A71082" w15:done="1"/>
  <w15:commentEx w15:paraId="4E36D60B" w15:done="0"/>
  <w15:commentEx w15:paraId="7987160A" w15:done="1"/>
  <w15:commentEx w15:paraId="05DA5FF5" w15:paraIdParent="7987160A" w15:done="1"/>
  <w15:commentEx w15:paraId="38467E28" w15:done="0"/>
  <w15:commentEx w15:paraId="6263BE86" w15:done="1"/>
  <w15:commentEx w15:paraId="0BD9EB2D" w15:done="1"/>
  <w15:commentEx w15:paraId="6E74309B" w15:done="0"/>
  <w15:commentEx w15:paraId="2A819922" w15:done="0"/>
  <w15:commentEx w15:paraId="467946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344FC" w16cex:dateUtc="2021-03-10T12:15:00Z"/>
  <w16cex:commentExtensible w16cex:durableId="23F311BB" w16cex:dateUtc="2021-03-10T08:36:00Z"/>
  <w16cex:commentExtensible w16cex:durableId="23F3117D" w16cex:dateUtc="2021-03-10T08:35:00Z"/>
  <w16cex:commentExtensible w16cex:durableId="23F3126E" w16cex:dateUtc="2021-03-10T08:39:00Z"/>
  <w16cex:commentExtensible w16cex:durableId="23F312C4" w16cex:dateUtc="2021-03-10T08:41:00Z"/>
  <w16cex:commentExtensible w16cex:durableId="23F313CF" w16cex:dateUtc="2021-03-10T08:45:00Z"/>
  <w16cex:commentExtensible w16cex:durableId="23F31335" w16cex:dateUtc="2021-03-10T08:43:00Z"/>
  <w16cex:commentExtensible w16cex:durableId="23F31382" w16cex:dateUtc="2021-03-10T08:44:00Z"/>
  <w16cex:commentExtensible w16cex:durableId="23F31405" w16cex:dateUtc="2021-03-10T08:46:00Z"/>
  <w16cex:commentExtensible w16cex:durableId="23F3143E" w16cex:dateUtc="2021-03-10T08:47:00Z"/>
  <w16cex:commentExtensible w16cex:durableId="23F3150C" w16cex:dateUtc="2021-03-10T08:51:00Z"/>
  <w16cex:commentExtensible w16cex:durableId="23F3159C" w16cex:dateUtc="2021-03-10T08:53:00Z"/>
  <w16cex:commentExtensible w16cex:durableId="23F315F9" w16cex:dateUtc="2021-03-10T08:55:00Z"/>
  <w16cex:commentExtensible w16cex:durableId="23F3164A" w16cex:dateUtc="2021-03-10T08:56:00Z"/>
  <w16cex:commentExtensible w16cex:durableId="23F31713" w16cex:dateUtc="2021-03-10T08:59:00Z"/>
  <w16cex:commentExtensible w16cex:durableId="23F34CDD" w16cex:dateUtc="2021-03-10T12:49:00Z"/>
  <w16cex:commentExtensible w16cex:durableId="23F31E53" w16cex:dateUtc="2021-03-10T09:30:00Z"/>
  <w16cex:commentExtensible w16cex:durableId="23F31EF3" w16cex:dateUtc="2021-03-10T09:33:00Z"/>
  <w16cex:commentExtensible w16cex:durableId="23F32025" w16cex:dateUtc="2021-03-10T09:38:00Z"/>
  <w16cex:commentExtensible w16cex:durableId="23F31ECD" w16cex:dateUtc="2021-03-10T09:32:00Z"/>
  <w16cex:commentExtensible w16cex:durableId="23F32067" w16cex:dateUtc="2021-03-10T09:39:00Z"/>
  <w16cex:commentExtensible w16cex:durableId="23F31F27" w16cex:dateUtc="2021-03-10T09:34:00Z"/>
  <w16cex:commentExtensible w16cex:durableId="23F31F9F" w16cex:dateUtc="2021-03-10T09:36:00Z"/>
  <w16cex:commentExtensible w16cex:durableId="23F31F5D" w16cex:dateUtc="2021-03-10T09:35:00Z"/>
  <w16cex:commentExtensible w16cex:durableId="23F320E5" w16cex:dateUtc="2021-03-10T09:41:00Z"/>
  <w16cex:commentExtensible w16cex:durableId="23F32432" w16cex:dateUtc="2021-03-10T09:55:00Z"/>
  <w16cex:commentExtensible w16cex:durableId="23F323B9" w16cex:dateUtc="2021-03-10T09:53:00Z"/>
  <w16cex:commentExtensible w16cex:durableId="23F323A4" w16cex:dateUtc="2021-03-10T09:53:00Z"/>
  <w16cex:commentExtensible w16cex:durableId="23F32353" w16cex:dateUtc="2021-03-10T09:52:00Z"/>
  <w16cex:commentExtensible w16cex:durableId="23F3232A" w16cex:dateUtc="2021-03-10T09:51:00Z"/>
  <w16cex:commentExtensible w16cex:durableId="23F32294" w16cex:dateUtc="2021-03-10T09:48:00Z"/>
  <w16cex:commentExtensible w16cex:durableId="23F3281E" w16cex:dateUtc="2021-03-10T10:12:00Z"/>
  <w16cex:commentExtensible w16cex:durableId="23F322CA" w16cex:dateUtc="2021-03-10T09:49:00Z"/>
  <w16cex:commentExtensible w16cex:durableId="23F321FC" w16cex:dateUtc="2021-03-10T09:46:00Z"/>
  <w16cex:commentExtensible w16cex:durableId="23F32404" w16cex:dateUtc="2021-03-10T09:55:00Z"/>
  <w16cex:commentExtensible w16cex:durableId="23F3243C" w16cex:dateUtc="2021-03-10T09:55:00Z"/>
  <w16cex:commentExtensible w16cex:durableId="23F32752" w16cex:dateUtc="2021-03-10T10:09:00Z"/>
  <w16cex:commentExtensible w16cex:durableId="23F3246B" w16cex:dateUtc="2021-03-10T09:56:00Z"/>
  <w16cex:commentExtensible w16cex:durableId="23F32511" w16cex:dateUtc="2021-03-10T09:59:00Z"/>
  <w16cex:commentExtensible w16cex:durableId="23F32553" w16cex:dateUtc="2021-03-10T10:00:00Z"/>
  <w16cex:commentExtensible w16cex:durableId="23F32593" w16cex:dateUtc="2021-03-10T10:01:00Z"/>
  <w16cex:commentExtensible w16cex:durableId="23F325D2" w16cex:dateUtc="2021-03-10T10:02:00Z"/>
  <w16cex:commentExtensible w16cex:durableId="23F326AA" w16cex:dateUtc="2021-03-10T10:06:00Z"/>
  <w16cex:commentExtensible w16cex:durableId="23F327D2" w16cex:dateUtc="2021-03-10T10:11:00Z"/>
  <w16cex:commentExtensible w16cex:durableId="23F32794" w16cex:dateUtc="2021-03-10T10:10:00Z"/>
  <w16cex:commentExtensible w16cex:durableId="23F327BD" w16cex:dateUtc="2021-03-10T10:10:00Z"/>
  <w16cex:commentExtensible w16cex:durableId="23F3288B" w16cex:dateUtc="2021-03-10T10:14:00Z"/>
  <w16cex:commentExtensible w16cex:durableId="23F3294C" w16cex:dateUtc="2021-03-10T10:17:00Z"/>
  <w16cex:commentExtensible w16cex:durableId="23F328E8" w16cex:dateUtc="2021-03-10T10:15:00Z"/>
  <w16cex:commentExtensible w16cex:durableId="23F32927" w16cex:dateUtc="2021-03-10T10:16:00Z"/>
  <w16cex:commentExtensible w16cex:durableId="23F32AEC" w16cex:dateUtc="2021-03-10T10:24:00Z"/>
  <w16cex:commentExtensible w16cex:durableId="23F32ABD" w16cex:dateUtc="2021-03-10T10:23:00Z"/>
  <w16cex:commentExtensible w16cex:durableId="23F32A10" w16cex:dateUtc="2021-03-10T10:20:00Z"/>
  <w16cex:commentExtensible w16cex:durableId="23F329FC" w16cex:dateUtc="2021-03-10T10:20:00Z"/>
  <w16cex:commentExtensible w16cex:durableId="23F329E8" w16cex:dateUtc="2021-03-10T10:20:00Z"/>
  <w16cex:commentExtensible w16cex:durableId="23F32A51" w16cex:dateUtc="2021-03-10T10:21:00Z"/>
  <w16cex:commentExtensible w16cex:durableId="23F32B11" w16cex:dateUtc="2021-03-10T10:25:00Z"/>
  <w16cex:commentExtensible w16cex:durableId="23F32C90" w16cex:dateUtc="2021-03-10T10:31:00Z"/>
  <w16cex:commentExtensible w16cex:durableId="23F32BCA" w16cex:dateUtc="2021-03-10T10:28:00Z"/>
  <w16cex:commentExtensible w16cex:durableId="23F32CD3" w16cex:dateUtc="2021-03-10T10:32:00Z"/>
  <w16cex:commentExtensible w16cex:durableId="23F32E6E" w16cex:dateUtc="2021-03-10T10:39:00Z"/>
  <w16cex:commentExtensible w16cex:durableId="23F32ED1" w16cex:dateUtc="2021-03-10T10:41:00Z"/>
  <w16cex:commentExtensible w16cex:durableId="23F33430" w16cex:dateUtc="2021-03-10T1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CA1DB9" w16cid:durableId="23F344FC"/>
  <w16cid:commentId w16cid:paraId="27F20F3A" w16cid:durableId="23F311BB"/>
  <w16cid:commentId w16cid:paraId="6B091100" w16cid:durableId="23F3117D"/>
  <w16cid:commentId w16cid:paraId="22A3CECC" w16cid:durableId="23F3126E"/>
  <w16cid:commentId w16cid:paraId="6CDD9097" w16cid:durableId="23F312C4"/>
  <w16cid:commentId w16cid:paraId="3416BFF9" w16cid:durableId="23F313CF"/>
  <w16cid:commentId w16cid:paraId="03AD95DC" w16cid:durableId="23F31335"/>
  <w16cid:commentId w16cid:paraId="0F8A1D37" w16cid:durableId="23F31382"/>
  <w16cid:commentId w16cid:paraId="2EC1C87C" w16cid:durableId="23F31405"/>
  <w16cid:commentId w16cid:paraId="3CB11AFE" w16cid:durableId="23F3143E"/>
  <w16cid:commentId w16cid:paraId="60E8799D" w16cid:durableId="23F3150C"/>
  <w16cid:commentId w16cid:paraId="5A509816" w16cid:durableId="23F3159C"/>
  <w16cid:commentId w16cid:paraId="541B433C" w16cid:durableId="23F315F9"/>
  <w16cid:commentId w16cid:paraId="3986EBC5" w16cid:durableId="23F3164A"/>
  <w16cid:commentId w16cid:paraId="17A0D713" w16cid:durableId="23F31713"/>
  <w16cid:commentId w16cid:paraId="07CED88B" w16cid:durableId="23F34CDD"/>
  <w16cid:commentId w16cid:paraId="70EC41A7" w16cid:durableId="23F31E53"/>
  <w16cid:commentId w16cid:paraId="65B00156" w16cid:durableId="23F31EF3"/>
  <w16cid:commentId w16cid:paraId="4EE5F719" w16cid:durableId="23F32025"/>
  <w16cid:commentId w16cid:paraId="2EFAFBFE" w16cid:durableId="23F31ECD"/>
  <w16cid:commentId w16cid:paraId="2830219F" w16cid:durableId="23F32067"/>
  <w16cid:commentId w16cid:paraId="6FF56BFB" w16cid:durableId="23F31F27"/>
  <w16cid:commentId w16cid:paraId="288B6C99" w16cid:durableId="23F31F9F"/>
  <w16cid:commentId w16cid:paraId="16F22B01" w16cid:durableId="23F31F5D"/>
  <w16cid:commentId w16cid:paraId="7CBCBE5D" w16cid:durableId="23F320E5"/>
  <w16cid:commentId w16cid:paraId="1F467A0D" w16cid:durableId="23F32432"/>
  <w16cid:commentId w16cid:paraId="2E9E2994" w16cid:durableId="23F323B9"/>
  <w16cid:commentId w16cid:paraId="2E0114CF" w16cid:durableId="23F323A4"/>
  <w16cid:commentId w16cid:paraId="6F428A1E" w16cid:durableId="23F32353"/>
  <w16cid:commentId w16cid:paraId="4CE50BA8" w16cid:durableId="23F3232A"/>
  <w16cid:commentId w16cid:paraId="23AFEA93" w16cid:durableId="23F32294"/>
  <w16cid:commentId w16cid:paraId="62D1AD7C" w16cid:durableId="23F3281E"/>
  <w16cid:commentId w16cid:paraId="7CECDEC6" w16cid:durableId="23F322CA"/>
  <w16cid:commentId w16cid:paraId="446F175F" w16cid:durableId="23F321FC"/>
  <w16cid:commentId w16cid:paraId="1D53B461" w16cid:durableId="23F32404"/>
  <w16cid:commentId w16cid:paraId="35500E82" w16cid:durableId="23F3243C"/>
  <w16cid:commentId w16cid:paraId="37425F09" w16cid:durableId="23F32752"/>
  <w16cid:commentId w16cid:paraId="106F4F37" w16cid:durableId="23F3246B"/>
  <w16cid:commentId w16cid:paraId="39B993DA" w16cid:durableId="23F32511"/>
  <w16cid:commentId w16cid:paraId="0EBA8EC2" w16cid:durableId="23F32553"/>
  <w16cid:commentId w16cid:paraId="18C2F4E4" w16cid:durableId="23F32593"/>
  <w16cid:commentId w16cid:paraId="0B2966A5" w16cid:durableId="23F325D2"/>
  <w16cid:commentId w16cid:paraId="63C2B6E7" w16cid:durableId="23F326AA"/>
  <w16cid:commentId w16cid:paraId="5E4F0373" w16cid:durableId="23F327D2"/>
  <w16cid:commentId w16cid:paraId="0A2715E4" w16cid:durableId="23F32794"/>
  <w16cid:commentId w16cid:paraId="256AAB90" w16cid:durableId="23F327BD"/>
  <w16cid:commentId w16cid:paraId="17E69E78" w16cid:durableId="23F3288B"/>
  <w16cid:commentId w16cid:paraId="6674E85A" w16cid:durableId="23F3294C"/>
  <w16cid:commentId w16cid:paraId="6A74D924" w16cid:durableId="23F328E8"/>
  <w16cid:commentId w16cid:paraId="60A71082" w16cid:durableId="23F32927"/>
  <w16cid:commentId w16cid:paraId="4E36D60B" w16cid:durableId="23F32AEC"/>
  <w16cid:commentId w16cid:paraId="7987160A" w16cid:durableId="23F32ABD"/>
  <w16cid:commentId w16cid:paraId="38467E28" w16cid:durableId="23F32A10"/>
  <w16cid:commentId w16cid:paraId="6263BE86" w16cid:durableId="23F329FC"/>
  <w16cid:commentId w16cid:paraId="0BD9EB2D" w16cid:durableId="23F329E8"/>
  <w16cid:commentId w16cid:paraId="6E74309B" w16cid:durableId="23F32A51"/>
  <w16cid:commentId w16cid:paraId="0003D89C" w16cid:durableId="23F32B11"/>
  <w16cid:commentId w16cid:paraId="2A819922" w16cid:durableId="23F32C90"/>
  <w16cid:commentId w16cid:paraId="46794676" w16cid:durableId="23F32BCA"/>
  <w16cid:commentId w16cid:paraId="21F38AFE" w16cid:durableId="23F32CD3"/>
  <w16cid:commentId w16cid:paraId="5E62E1CE" w16cid:durableId="23F32E6E"/>
  <w16cid:commentId w16cid:paraId="603FC1A7" w16cid:durableId="23F32ED1"/>
  <w16cid:commentId w16cid:paraId="335EBDCB" w16cid:durableId="23F3343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671C2D" w14:textId="77777777" w:rsidR="008C40A7" w:rsidRDefault="008C40A7" w:rsidP="00AA3DF6">
      <w:pPr>
        <w:spacing w:line="240" w:lineRule="auto"/>
      </w:pPr>
      <w:r>
        <w:separator/>
      </w:r>
    </w:p>
  </w:endnote>
  <w:endnote w:type="continuationSeparator" w:id="0">
    <w:p w14:paraId="294CBAAD" w14:textId="77777777" w:rsidR="008C40A7" w:rsidRDefault="008C40A7" w:rsidP="00AA3D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altName w:val="﷽﷽﷽﷽﷽﷽﷽﷽耦翿"/>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Neue">
    <w:altName w:val="Myriad Pro"/>
    <w:charset w:val="00"/>
    <w:family w:val="auto"/>
    <w:pitch w:val="variable"/>
    <w:sig w:usb0="E50002FF" w:usb1="500079DB" w:usb2="0000001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5578556"/>
      <w:docPartObj>
        <w:docPartGallery w:val="Page Numbers (Bottom of Page)"/>
        <w:docPartUnique/>
      </w:docPartObj>
    </w:sdtPr>
    <w:sdtEndPr>
      <w:rPr>
        <w:rStyle w:val="PageNumber"/>
      </w:rPr>
    </w:sdtEndPr>
    <w:sdtContent>
      <w:p w14:paraId="17EE8A95" w14:textId="0755E280" w:rsidR="000C2BB2" w:rsidRDefault="000C2BB2" w:rsidP="00D264C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E34C2F" w14:textId="77777777" w:rsidR="000C2BB2" w:rsidRDefault="000C2B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475962273"/>
      <w:docPartObj>
        <w:docPartGallery w:val="Page Numbers (Bottom of Page)"/>
        <w:docPartUnique/>
      </w:docPartObj>
    </w:sdtPr>
    <w:sdtEndPr>
      <w:rPr>
        <w:rStyle w:val="PageNumber"/>
      </w:rPr>
    </w:sdtEndPr>
    <w:sdtContent>
      <w:p w14:paraId="39E81971" w14:textId="1FE6F670" w:rsidR="000C2BB2" w:rsidRDefault="000C2BB2" w:rsidP="00D264C3">
        <w:pPr>
          <w:pStyle w:val="Footer"/>
          <w:framePr w:wrap="none" w:vAnchor="text" w:hAnchor="margin" w:xAlign="center" w:y="1"/>
          <w:rPr>
            <w:rStyle w:val="PageNumber"/>
          </w:rPr>
        </w:pPr>
        <w:r>
          <w:rPr>
            <w:rStyle w:val="PageNumber"/>
          </w:rPr>
          <w:fldChar w:fldCharType="begin"/>
        </w:r>
        <w:r>
          <w:rPr>
            <w:rStyle w:val="PageNumber"/>
          </w:rPr>
          <w:instrText xml:space="preserve"> PAGE  \* ArabicDash </w:instrText>
        </w:r>
        <w:r>
          <w:rPr>
            <w:rStyle w:val="PageNumber"/>
          </w:rPr>
          <w:fldChar w:fldCharType="separate"/>
        </w:r>
        <w:r w:rsidR="00324A58">
          <w:rPr>
            <w:rStyle w:val="PageNumber"/>
            <w:noProof/>
          </w:rPr>
          <w:t>- 2 -</w:t>
        </w:r>
        <w:r>
          <w:rPr>
            <w:rStyle w:val="PageNumber"/>
          </w:rPr>
          <w:fldChar w:fldCharType="end"/>
        </w:r>
      </w:p>
    </w:sdtContent>
  </w:sdt>
  <w:p w14:paraId="673D68BD" w14:textId="77777777" w:rsidR="000C2BB2" w:rsidRDefault="000C2B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897735" w14:textId="77777777" w:rsidR="008C40A7" w:rsidRDefault="008C40A7" w:rsidP="00AA3DF6">
      <w:pPr>
        <w:spacing w:line="240" w:lineRule="auto"/>
      </w:pPr>
      <w:r>
        <w:separator/>
      </w:r>
    </w:p>
  </w:footnote>
  <w:footnote w:type="continuationSeparator" w:id="0">
    <w:p w14:paraId="538867F8" w14:textId="77777777" w:rsidR="008C40A7" w:rsidRDefault="008C40A7" w:rsidP="00AA3D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76F64"/>
    <w:multiLevelType w:val="multilevel"/>
    <w:tmpl w:val="50EA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538B6"/>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 w15:restartNumberingAfterBreak="0">
    <w:nsid w:val="16DE7EBA"/>
    <w:multiLevelType w:val="hybridMultilevel"/>
    <w:tmpl w:val="0526BE7E"/>
    <w:lvl w:ilvl="0" w:tplc="69D6C3D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A47166"/>
    <w:multiLevelType w:val="hybridMultilevel"/>
    <w:tmpl w:val="6AC20A02"/>
    <w:lvl w:ilvl="0" w:tplc="DACC7516">
      <w:start w:val="1"/>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D087F73"/>
    <w:multiLevelType w:val="hybridMultilevel"/>
    <w:tmpl w:val="F140D400"/>
    <w:lvl w:ilvl="0" w:tplc="FFAE5EB6">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205B26"/>
    <w:multiLevelType w:val="hybridMultilevel"/>
    <w:tmpl w:val="64CC79E6"/>
    <w:lvl w:ilvl="0" w:tplc="A586B138">
      <w:start w:val="1"/>
      <w:numFmt w:val="bullet"/>
      <w:lvlText w:val=""/>
      <w:lvlJc w:val="left"/>
      <w:pPr>
        <w:ind w:left="1800" w:hanging="360"/>
      </w:pPr>
      <w:rPr>
        <w:rFonts w:ascii="Wingdings" w:eastAsia="Calibri" w:hAnsi="Wingdings"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3200D1"/>
    <w:multiLevelType w:val="hybridMultilevel"/>
    <w:tmpl w:val="FAC4B79E"/>
    <w:lvl w:ilvl="0" w:tplc="8556B7F0">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7" w15:restartNumberingAfterBreak="0">
    <w:nsid w:val="2B24504B"/>
    <w:multiLevelType w:val="multilevel"/>
    <w:tmpl w:val="251C0F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B4063CB"/>
    <w:multiLevelType w:val="hybridMultilevel"/>
    <w:tmpl w:val="2C9CB98A"/>
    <w:lvl w:ilvl="0" w:tplc="0B9EEE86">
      <w:start w:val="1"/>
      <w:numFmt w:val="bullet"/>
      <w:lvlText w:val=""/>
      <w:lvlJc w:val="left"/>
      <w:pPr>
        <w:ind w:left="1800" w:hanging="360"/>
      </w:pPr>
      <w:rPr>
        <w:rFonts w:ascii="Wingdings" w:eastAsia="Calibri" w:hAnsi="Wingdings"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CC24D1A"/>
    <w:multiLevelType w:val="hybridMultilevel"/>
    <w:tmpl w:val="BA04E25C"/>
    <w:lvl w:ilvl="0" w:tplc="9DC06792">
      <w:start w:val="3"/>
      <w:numFmt w:val="bullet"/>
      <w:lvlText w:val=""/>
      <w:lvlJc w:val="left"/>
      <w:pPr>
        <w:ind w:left="1530" w:hanging="360"/>
      </w:pPr>
      <w:rPr>
        <w:rFonts w:ascii="Symbol" w:eastAsia="Calibri" w:hAnsi="Symbol" w:cs="Calibri"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361507A2"/>
    <w:multiLevelType w:val="hybridMultilevel"/>
    <w:tmpl w:val="49222654"/>
    <w:lvl w:ilvl="0" w:tplc="DB18B23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15:restartNumberingAfterBreak="0">
    <w:nsid w:val="3CA95033"/>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12" w15:restartNumberingAfterBreak="0">
    <w:nsid w:val="4A350C36"/>
    <w:multiLevelType w:val="hybridMultilevel"/>
    <w:tmpl w:val="C772E81E"/>
    <w:lvl w:ilvl="0" w:tplc="66402E90">
      <w:start w:val="1"/>
      <w:numFmt w:val="bullet"/>
      <w:lvlText w:val=""/>
      <w:lvlJc w:val="left"/>
      <w:pPr>
        <w:ind w:left="1440" w:hanging="360"/>
      </w:pPr>
      <w:rPr>
        <w:rFonts w:ascii="Symbol" w:eastAsia="Calibri" w:hAnsi="Symbol"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076EB2"/>
    <w:multiLevelType w:val="multilevel"/>
    <w:tmpl w:val="CAEA2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6FB129A"/>
    <w:multiLevelType w:val="hybridMultilevel"/>
    <w:tmpl w:val="F5D80A1C"/>
    <w:lvl w:ilvl="0" w:tplc="DB18B23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5" w15:restartNumberingAfterBreak="0">
    <w:nsid w:val="58975009"/>
    <w:multiLevelType w:val="multilevel"/>
    <w:tmpl w:val="85322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E409ED"/>
    <w:multiLevelType w:val="multilevel"/>
    <w:tmpl w:val="F40C2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FB74890"/>
    <w:multiLevelType w:val="hybridMultilevel"/>
    <w:tmpl w:val="1696D3AA"/>
    <w:lvl w:ilvl="0" w:tplc="00029338">
      <w:start w:val="1"/>
      <w:numFmt w:val="decimal"/>
      <w:lvlText w:val="%1."/>
      <w:lvlJc w:val="left"/>
      <w:pPr>
        <w:ind w:left="724"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18" w15:restartNumberingAfterBreak="0">
    <w:nsid w:val="6B7D76A0"/>
    <w:multiLevelType w:val="hybridMultilevel"/>
    <w:tmpl w:val="40D47A22"/>
    <w:lvl w:ilvl="0" w:tplc="8AFEB9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0373FDF"/>
    <w:multiLevelType w:val="hybridMultilevel"/>
    <w:tmpl w:val="BE7A0162"/>
    <w:lvl w:ilvl="0" w:tplc="00029338">
      <w:start w:val="1"/>
      <w:numFmt w:val="decimal"/>
      <w:lvlText w:val="%1."/>
      <w:lvlJc w:val="left"/>
      <w:pPr>
        <w:ind w:left="722" w:hanging="360"/>
      </w:pPr>
      <w:rPr>
        <w:b w:val="0"/>
        <w:color w:val="auto"/>
      </w:rPr>
    </w:lvl>
    <w:lvl w:ilvl="1" w:tplc="04090019" w:tentative="1">
      <w:start w:val="1"/>
      <w:numFmt w:val="lowerLetter"/>
      <w:lvlText w:val="%2."/>
      <w:lvlJc w:val="left"/>
      <w:pPr>
        <w:ind w:left="1442" w:hanging="360"/>
      </w:pPr>
    </w:lvl>
    <w:lvl w:ilvl="2" w:tplc="0409001B" w:tentative="1">
      <w:start w:val="1"/>
      <w:numFmt w:val="lowerRoman"/>
      <w:lvlText w:val="%3."/>
      <w:lvlJc w:val="right"/>
      <w:pPr>
        <w:ind w:left="2162" w:hanging="180"/>
      </w:pPr>
    </w:lvl>
    <w:lvl w:ilvl="3" w:tplc="0409000F" w:tentative="1">
      <w:start w:val="1"/>
      <w:numFmt w:val="decimal"/>
      <w:lvlText w:val="%4."/>
      <w:lvlJc w:val="left"/>
      <w:pPr>
        <w:ind w:left="2882" w:hanging="360"/>
      </w:pPr>
    </w:lvl>
    <w:lvl w:ilvl="4" w:tplc="04090019" w:tentative="1">
      <w:start w:val="1"/>
      <w:numFmt w:val="lowerLetter"/>
      <w:lvlText w:val="%5."/>
      <w:lvlJc w:val="left"/>
      <w:pPr>
        <w:ind w:left="3602" w:hanging="360"/>
      </w:pPr>
    </w:lvl>
    <w:lvl w:ilvl="5" w:tplc="0409001B" w:tentative="1">
      <w:start w:val="1"/>
      <w:numFmt w:val="lowerRoman"/>
      <w:lvlText w:val="%6."/>
      <w:lvlJc w:val="right"/>
      <w:pPr>
        <w:ind w:left="4322" w:hanging="180"/>
      </w:pPr>
    </w:lvl>
    <w:lvl w:ilvl="6" w:tplc="0409000F" w:tentative="1">
      <w:start w:val="1"/>
      <w:numFmt w:val="decimal"/>
      <w:lvlText w:val="%7."/>
      <w:lvlJc w:val="left"/>
      <w:pPr>
        <w:ind w:left="5042" w:hanging="360"/>
      </w:pPr>
    </w:lvl>
    <w:lvl w:ilvl="7" w:tplc="04090019" w:tentative="1">
      <w:start w:val="1"/>
      <w:numFmt w:val="lowerLetter"/>
      <w:lvlText w:val="%8."/>
      <w:lvlJc w:val="left"/>
      <w:pPr>
        <w:ind w:left="5762" w:hanging="360"/>
      </w:pPr>
    </w:lvl>
    <w:lvl w:ilvl="8" w:tplc="0409001B" w:tentative="1">
      <w:start w:val="1"/>
      <w:numFmt w:val="lowerRoman"/>
      <w:lvlText w:val="%9."/>
      <w:lvlJc w:val="right"/>
      <w:pPr>
        <w:ind w:left="6482" w:hanging="180"/>
      </w:pPr>
    </w:lvl>
  </w:abstractNum>
  <w:abstractNum w:abstractNumId="20" w15:restartNumberingAfterBreak="0">
    <w:nsid w:val="7A532553"/>
    <w:multiLevelType w:val="multilevel"/>
    <w:tmpl w:val="490E0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3"/>
  </w:num>
  <w:num w:numId="2">
    <w:abstractNumId w:val="16"/>
  </w:num>
  <w:num w:numId="3">
    <w:abstractNumId w:val="7"/>
  </w:num>
  <w:num w:numId="4">
    <w:abstractNumId w:val="20"/>
  </w:num>
  <w:num w:numId="5">
    <w:abstractNumId w:val="19"/>
  </w:num>
  <w:num w:numId="6">
    <w:abstractNumId w:val="15"/>
  </w:num>
  <w:num w:numId="7">
    <w:abstractNumId w:val="11"/>
  </w:num>
  <w:num w:numId="8">
    <w:abstractNumId w:val="17"/>
  </w:num>
  <w:num w:numId="9">
    <w:abstractNumId w:val="1"/>
  </w:num>
  <w:num w:numId="10">
    <w:abstractNumId w:val="6"/>
  </w:num>
  <w:num w:numId="11">
    <w:abstractNumId w:val="4"/>
  </w:num>
  <w:num w:numId="12">
    <w:abstractNumId w:val="2"/>
  </w:num>
  <w:num w:numId="13">
    <w:abstractNumId w:val="12"/>
  </w:num>
  <w:num w:numId="14">
    <w:abstractNumId w:val="3"/>
  </w:num>
  <w:num w:numId="15">
    <w:abstractNumId w:val="18"/>
  </w:num>
  <w:num w:numId="16">
    <w:abstractNumId w:val="9"/>
  </w:num>
  <w:num w:numId="17">
    <w:abstractNumId w:val="14"/>
  </w:num>
  <w:num w:numId="18">
    <w:abstractNumId w:val="10"/>
  </w:num>
  <w:num w:numId="19">
    <w:abstractNumId w:val="8"/>
  </w:num>
  <w:num w:numId="20">
    <w:abstractNumId w:val="5"/>
  </w:num>
  <w:num w:numId="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nder Willems">
    <w15:presenceInfo w15:providerId="Windows Live" w15:userId="9eafe9e4fca9f051"/>
  </w15:person>
  <w15:person w15:author="Voytik, Eugenia">
    <w15:presenceInfo w15:providerId="AD" w15:userId="S-1-5-21-823518204-362288127-682003330-21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5F9"/>
    <w:rsid w:val="00015BF5"/>
    <w:rsid w:val="00027F4E"/>
    <w:rsid w:val="0003166E"/>
    <w:rsid w:val="00050C30"/>
    <w:rsid w:val="00060FCE"/>
    <w:rsid w:val="00076019"/>
    <w:rsid w:val="000B5E51"/>
    <w:rsid w:val="000B658C"/>
    <w:rsid w:val="000C1FF5"/>
    <w:rsid w:val="000C2777"/>
    <w:rsid w:val="000C2BB2"/>
    <w:rsid w:val="000D3B6D"/>
    <w:rsid w:val="000D4422"/>
    <w:rsid w:val="000F2245"/>
    <w:rsid w:val="0013082B"/>
    <w:rsid w:val="0013537C"/>
    <w:rsid w:val="00151B8D"/>
    <w:rsid w:val="00174658"/>
    <w:rsid w:val="001A10E9"/>
    <w:rsid w:val="001B11EF"/>
    <w:rsid w:val="001B2C78"/>
    <w:rsid w:val="001B4D7D"/>
    <w:rsid w:val="001D27AB"/>
    <w:rsid w:val="001D6052"/>
    <w:rsid w:val="00251C40"/>
    <w:rsid w:val="00271311"/>
    <w:rsid w:val="00273D84"/>
    <w:rsid w:val="00292F47"/>
    <w:rsid w:val="002B3D30"/>
    <w:rsid w:val="002D6B3F"/>
    <w:rsid w:val="00310641"/>
    <w:rsid w:val="00324A58"/>
    <w:rsid w:val="00352A3F"/>
    <w:rsid w:val="00357D70"/>
    <w:rsid w:val="0037305E"/>
    <w:rsid w:val="003743EB"/>
    <w:rsid w:val="003A2DE6"/>
    <w:rsid w:val="003B6128"/>
    <w:rsid w:val="003C7A7F"/>
    <w:rsid w:val="003E6724"/>
    <w:rsid w:val="003F20B7"/>
    <w:rsid w:val="003F74D6"/>
    <w:rsid w:val="00403127"/>
    <w:rsid w:val="0040531D"/>
    <w:rsid w:val="00422E1C"/>
    <w:rsid w:val="00427FCB"/>
    <w:rsid w:val="00431F39"/>
    <w:rsid w:val="00461F71"/>
    <w:rsid w:val="0046303E"/>
    <w:rsid w:val="00484EC3"/>
    <w:rsid w:val="00495573"/>
    <w:rsid w:val="004B0F7B"/>
    <w:rsid w:val="004C0525"/>
    <w:rsid w:val="004D0B23"/>
    <w:rsid w:val="004D25CF"/>
    <w:rsid w:val="004E223C"/>
    <w:rsid w:val="004F22E4"/>
    <w:rsid w:val="004F3A31"/>
    <w:rsid w:val="004F7267"/>
    <w:rsid w:val="0050396F"/>
    <w:rsid w:val="00505271"/>
    <w:rsid w:val="00511806"/>
    <w:rsid w:val="0052161E"/>
    <w:rsid w:val="00521692"/>
    <w:rsid w:val="005250DE"/>
    <w:rsid w:val="0053147D"/>
    <w:rsid w:val="00570994"/>
    <w:rsid w:val="00581799"/>
    <w:rsid w:val="0059584B"/>
    <w:rsid w:val="005A1092"/>
    <w:rsid w:val="005A1A01"/>
    <w:rsid w:val="005B2BA6"/>
    <w:rsid w:val="005B4203"/>
    <w:rsid w:val="005D187F"/>
    <w:rsid w:val="005E17C2"/>
    <w:rsid w:val="00603E14"/>
    <w:rsid w:val="00647BA1"/>
    <w:rsid w:val="00661E59"/>
    <w:rsid w:val="00665428"/>
    <w:rsid w:val="00666588"/>
    <w:rsid w:val="00667421"/>
    <w:rsid w:val="00667680"/>
    <w:rsid w:val="006B58DD"/>
    <w:rsid w:val="006C5864"/>
    <w:rsid w:val="006D71B3"/>
    <w:rsid w:val="00715196"/>
    <w:rsid w:val="00727C46"/>
    <w:rsid w:val="00733065"/>
    <w:rsid w:val="00736D6A"/>
    <w:rsid w:val="0076413E"/>
    <w:rsid w:val="007B1326"/>
    <w:rsid w:val="007C4F97"/>
    <w:rsid w:val="007D25F9"/>
    <w:rsid w:val="007E1D68"/>
    <w:rsid w:val="007F2A5F"/>
    <w:rsid w:val="007F7285"/>
    <w:rsid w:val="00807A3C"/>
    <w:rsid w:val="00822A56"/>
    <w:rsid w:val="00843194"/>
    <w:rsid w:val="008455D6"/>
    <w:rsid w:val="008557A2"/>
    <w:rsid w:val="0088174B"/>
    <w:rsid w:val="00892C09"/>
    <w:rsid w:val="008A25D2"/>
    <w:rsid w:val="008C40A7"/>
    <w:rsid w:val="008F2E4E"/>
    <w:rsid w:val="00910750"/>
    <w:rsid w:val="00952C84"/>
    <w:rsid w:val="00966EF0"/>
    <w:rsid w:val="00975632"/>
    <w:rsid w:val="00997D7A"/>
    <w:rsid w:val="009D1138"/>
    <w:rsid w:val="009E167E"/>
    <w:rsid w:val="009F13CE"/>
    <w:rsid w:val="009F6563"/>
    <w:rsid w:val="00A022F9"/>
    <w:rsid w:val="00A4113C"/>
    <w:rsid w:val="00A47DD3"/>
    <w:rsid w:val="00A63A77"/>
    <w:rsid w:val="00A73F7C"/>
    <w:rsid w:val="00A74E49"/>
    <w:rsid w:val="00AA3DF6"/>
    <w:rsid w:val="00AA42B8"/>
    <w:rsid w:val="00AD2F58"/>
    <w:rsid w:val="00B052AC"/>
    <w:rsid w:val="00B54D96"/>
    <w:rsid w:val="00B70157"/>
    <w:rsid w:val="00B75E83"/>
    <w:rsid w:val="00B833C1"/>
    <w:rsid w:val="00B910F6"/>
    <w:rsid w:val="00BB1F33"/>
    <w:rsid w:val="00BC785D"/>
    <w:rsid w:val="00C35B4E"/>
    <w:rsid w:val="00C421AA"/>
    <w:rsid w:val="00C533F6"/>
    <w:rsid w:val="00C6129F"/>
    <w:rsid w:val="00C804FE"/>
    <w:rsid w:val="00CA355B"/>
    <w:rsid w:val="00CD373B"/>
    <w:rsid w:val="00CE7195"/>
    <w:rsid w:val="00CF67A8"/>
    <w:rsid w:val="00CF79D8"/>
    <w:rsid w:val="00D04671"/>
    <w:rsid w:val="00D04C68"/>
    <w:rsid w:val="00D264C3"/>
    <w:rsid w:val="00D37761"/>
    <w:rsid w:val="00D44F4E"/>
    <w:rsid w:val="00D823F3"/>
    <w:rsid w:val="00DB2D44"/>
    <w:rsid w:val="00DC6B33"/>
    <w:rsid w:val="00DD54A9"/>
    <w:rsid w:val="00E03229"/>
    <w:rsid w:val="00E167C0"/>
    <w:rsid w:val="00E16EB3"/>
    <w:rsid w:val="00E23769"/>
    <w:rsid w:val="00E350BD"/>
    <w:rsid w:val="00E729C4"/>
    <w:rsid w:val="00E773AA"/>
    <w:rsid w:val="00EA0852"/>
    <w:rsid w:val="00EC4D2A"/>
    <w:rsid w:val="00EC548B"/>
    <w:rsid w:val="00EE2F41"/>
    <w:rsid w:val="00EF26DB"/>
    <w:rsid w:val="00F20DD5"/>
    <w:rsid w:val="00F254AA"/>
    <w:rsid w:val="00F26886"/>
    <w:rsid w:val="00F47ED1"/>
    <w:rsid w:val="00F765C2"/>
    <w:rsid w:val="00F91B1B"/>
    <w:rsid w:val="00FB3338"/>
    <w:rsid w:val="00FB333D"/>
    <w:rsid w:val="00FD7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12194"/>
  <w15:docId w15:val="{CB4F6D11-3B6E-479D-AF03-DFC02448B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4C0525"/>
    <w:pPr>
      <w:widowControl w:val="0"/>
      <w:pBdr>
        <w:top w:val="nil"/>
        <w:left w:val="nil"/>
        <w:bottom w:val="nil"/>
        <w:right w:val="nil"/>
        <w:between w:val="nil"/>
      </w:pBdr>
      <w:spacing w:before="216" w:line="281" w:lineRule="auto"/>
      <w:ind w:left="8" w:hanging="6"/>
      <w:jc w:val="center"/>
      <w:outlineLvl w:val="0"/>
    </w:pPr>
    <w:rPr>
      <w:rFonts w:ascii="Calibri" w:eastAsia="Calibri" w:hAnsi="Calibri" w:cs="Calibri"/>
      <w:b/>
      <w:color w:val="045082"/>
      <w:sz w:val="40"/>
      <w:szCs w:val="40"/>
    </w:rPr>
  </w:style>
  <w:style w:type="paragraph" w:styleId="Heading2">
    <w:name w:val="heading 2"/>
    <w:basedOn w:val="Normal"/>
    <w:next w:val="Normal"/>
    <w:rsid w:val="004C0525"/>
    <w:pPr>
      <w:widowControl w:val="0"/>
      <w:spacing w:before="216" w:line="281" w:lineRule="auto"/>
      <w:ind w:left="8" w:firstLine="354"/>
      <w:outlineLvl w:val="1"/>
    </w:pPr>
    <w:rPr>
      <w:rFonts w:ascii="Calibri" w:eastAsia="Calibri" w:hAnsi="Calibri" w:cs="Calibri"/>
      <w:b/>
      <w:color w:val="1F497D" w:themeColor="text2"/>
      <w:sz w:val="32"/>
      <w:szCs w:val="32"/>
      <w:u w:val="single"/>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484EC3"/>
    <w:rPr>
      <w:sz w:val="16"/>
      <w:szCs w:val="16"/>
    </w:rPr>
  </w:style>
  <w:style w:type="paragraph" w:styleId="CommentText">
    <w:name w:val="annotation text"/>
    <w:basedOn w:val="Normal"/>
    <w:link w:val="CommentTextChar"/>
    <w:uiPriority w:val="99"/>
    <w:semiHidden/>
    <w:unhideWhenUsed/>
    <w:rsid w:val="00484EC3"/>
    <w:pPr>
      <w:spacing w:line="240" w:lineRule="auto"/>
    </w:pPr>
    <w:rPr>
      <w:sz w:val="20"/>
      <w:szCs w:val="20"/>
    </w:rPr>
  </w:style>
  <w:style w:type="character" w:customStyle="1" w:styleId="CommentTextChar">
    <w:name w:val="Comment Text Char"/>
    <w:basedOn w:val="DefaultParagraphFont"/>
    <w:link w:val="CommentText"/>
    <w:uiPriority w:val="99"/>
    <w:semiHidden/>
    <w:rsid w:val="00484EC3"/>
    <w:rPr>
      <w:sz w:val="20"/>
      <w:szCs w:val="20"/>
    </w:rPr>
  </w:style>
  <w:style w:type="paragraph" w:styleId="CommentSubject">
    <w:name w:val="annotation subject"/>
    <w:basedOn w:val="CommentText"/>
    <w:next w:val="CommentText"/>
    <w:link w:val="CommentSubjectChar"/>
    <w:uiPriority w:val="99"/>
    <w:semiHidden/>
    <w:unhideWhenUsed/>
    <w:rsid w:val="00484EC3"/>
    <w:rPr>
      <w:b/>
      <w:bCs/>
    </w:rPr>
  </w:style>
  <w:style w:type="character" w:customStyle="1" w:styleId="CommentSubjectChar">
    <w:name w:val="Comment Subject Char"/>
    <w:basedOn w:val="CommentTextChar"/>
    <w:link w:val="CommentSubject"/>
    <w:uiPriority w:val="99"/>
    <w:semiHidden/>
    <w:rsid w:val="00484EC3"/>
    <w:rPr>
      <w:b/>
      <w:bCs/>
      <w:sz w:val="20"/>
      <w:szCs w:val="20"/>
    </w:rPr>
  </w:style>
  <w:style w:type="paragraph" w:styleId="BalloonText">
    <w:name w:val="Balloon Text"/>
    <w:basedOn w:val="Normal"/>
    <w:link w:val="BalloonTextChar"/>
    <w:uiPriority w:val="99"/>
    <w:semiHidden/>
    <w:unhideWhenUsed/>
    <w:rsid w:val="00A63A7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A77"/>
    <w:rPr>
      <w:rFonts w:ascii="Segoe UI" w:hAnsi="Segoe UI" w:cs="Segoe UI"/>
      <w:sz w:val="18"/>
      <w:szCs w:val="18"/>
    </w:rPr>
  </w:style>
  <w:style w:type="character" w:styleId="Hyperlink">
    <w:name w:val="Hyperlink"/>
    <w:basedOn w:val="DefaultParagraphFont"/>
    <w:uiPriority w:val="99"/>
    <w:unhideWhenUsed/>
    <w:rsid w:val="003F20B7"/>
    <w:rPr>
      <w:color w:val="0000FF"/>
      <w:u w:val="single"/>
    </w:rPr>
  </w:style>
  <w:style w:type="paragraph" w:styleId="ListParagraph">
    <w:name w:val="List Paragraph"/>
    <w:basedOn w:val="Normal"/>
    <w:uiPriority w:val="34"/>
    <w:qFormat/>
    <w:rsid w:val="00292F47"/>
    <w:pPr>
      <w:ind w:left="720"/>
      <w:contextualSpacing/>
    </w:pPr>
  </w:style>
  <w:style w:type="character" w:customStyle="1" w:styleId="pl-2">
    <w:name w:val="pl-2"/>
    <w:basedOn w:val="DefaultParagraphFont"/>
    <w:rsid w:val="00292F47"/>
  </w:style>
  <w:style w:type="character" w:styleId="FollowedHyperlink">
    <w:name w:val="FollowedHyperlink"/>
    <w:basedOn w:val="DefaultParagraphFont"/>
    <w:uiPriority w:val="99"/>
    <w:semiHidden/>
    <w:unhideWhenUsed/>
    <w:rsid w:val="00B75E83"/>
    <w:rPr>
      <w:color w:val="800080" w:themeColor="followedHyperlink"/>
      <w:u w:val="single"/>
    </w:rPr>
  </w:style>
  <w:style w:type="paragraph" w:styleId="Footer">
    <w:name w:val="footer"/>
    <w:basedOn w:val="Normal"/>
    <w:link w:val="FooterChar"/>
    <w:uiPriority w:val="99"/>
    <w:unhideWhenUsed/>
    <w:rsid w:val="00AA3DF6"/>
    <w:pPr>
      <w:tabs>
        <w:tab w:val="center" w:pos="4513"/>
        <w:tab w:val="right" w:pos="9026"/>
      </w:tabs>
      <w:spacing w:line="240" w:lineRule="auto"/>
    </w:pPr>
  </w:style>
  <w:style w:type="character" w:customStyle="1" w:styleId="FooterChar">
    <w:name w:val="Footer Char"/>
    <w:basedOn w:val="DefaultParagraphFont"/>
    <w:link w:val="Footer"/>
    <w:uiPriority w:val="99"/>
    <w:rsid w:val="00AA3DF6"/>
  </w:style>
  <w:style w:type="character" w:styleId="PageNumber">
    <w:name w:val="page number"/>
    <w:basedOn w:val="DefaultParagraphFont"/>
    <w:uiPriority w:val="99"/>
    <w:semiHidden/>
    <w:unhideWhenUsed/>
    <w:rsid w:val="00AA3DF6"/>
  </w:style>
  <w:style w:type="paragraph" w:styleId="TOCHeading">
    <w:name w:val="TOC Heading"/>
    <w:basedOn w:val="Heading1"/>
    <w:next w:val="Normal"/>
    <w:uiPriority w:val="39"/>
    <w:unhideWhenUsed/>
    <w:qFormat/>
    <w:rsid w:val="004C0525"/>
    <w:pPr>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8557A2"/>
    <w:pPr>
      <w:tabs>
        <w:tab w:val="right" w:leader="dot" w:pos="9406"/>
      </w:tabs>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505271"/>
    <w:pPr>
      <w:tabs>
        <w:tab w:val="right" w:leader="dot" w:pos="9406"/>
      </w:tabs>
      <w:spacing w:before="120"/>
      <w:ind w:left="220"/>
    </w:pPr>
    <w:rPr>
      <w:rFonts w:asciiTheme="minorHAnsi" w:hAnsiTheme="minorHAnsi"/>
      <w:b/>
      <w:bCs/>
    </w:rPr>
  </w:style>
  <w:style w:type="paragraph" w:styleId="TOC3">
    <w:name w:val="toc 3"/>
    <w:basedOn w:val="Normal"/>
    <w:next w:val="Normal"/>
    <w:autoRedefine/>
    <w:uiPriority w:val="39"/>
    <w:unhideWhenUsed/>
    <w:rsid w:val="004C0525"/>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C0525"/>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C0525"/>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C0525"/>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C0525"/>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C0525"/>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C0525"/>
    <w:pPr>
      <w:ind w:left="1760"/>
    </w:pPr>
    <w:rPr>
      <w:rFonts w:asciiTheme="minorHAnsi" w:hAnsiTheme="minorHAnsi"/>
      <w:sz w:val="20"/>
      <w:szCs w:val="20"/>
    </w:rPr>
  </w:style>
  <w:style w:type="paragraph" w:styleId="Revision">
    <w:name w:val="Revision"/>
    <w:hidden/>
    <w:uiPriority w:val="99"/>
    <w:semiHidden/>
    <w:rsid w:val="00060FCE"/>
    <w:pPr>
      <w:spacing w:line="240" w:lineRule="auto"/>
    </w:pPr>
  </w:style>
  <w:style w:type="paragraph" w:styleId="Header">
    <w:name w:val="header"/>
    <w:basedOn w:val="Normal"/>
    <w:link w:val="HeaderChar"/>
    <w:uiPriority w:val="99"/>
    <w:unhideWhenUsed/>
    <w:rsid w:val="00715196"/>
    <w:pPr>
      <w:tabs>
        <w:tab w:val="center" w:pos="4844"/>
        <w:tab w:val="right" w:pos="9689"/>
      </w:tabs>
      <w:spacing w:line="240" w:lineRule="auto"/>
    </w:pPr>
  </w:style>
  <w:style w:type="character" w:customStyle="1" w:styleId="HeaderChar">
    <w:name w:val="Header Char"/>
    <w:basedOn w:val="DefaultParagraphFont"/>
    <w:link w:val="Header"/>
    <w:uiPriority w:val="99"/>
    <w:rsid w:val="00715196"/>
  </w:style>
  <w:style w:type="paragraph" w:styleId="NormalWeb">
    <w:name w:val="Normal (Web)"/>
    <w:basedOn w:val="Normal"/>
    <w:uiPriority w:val="99"/>
    <w:semiHidden/>
    <w:unhideWhenUsed/>
    <w:rsid w:val="004B0F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0F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547852">
      <w:bodyDiv w:val="1"/>
      <w:marLeft w:val="0"/>
      <w:marRight w:val="0"/>
      <w:marTop w:val="0"/>
      <w:marBottom w:val="0"/>
      <w:divBdr>
        <w:top w:val="none" w:sz="0" w:space="0" w:color="auto"/>
        <w:left w:val="none" w:sz="0" w:space="0" w:color="auto"/>
        <w:bottom w:val="none" w:sz="0" w:space="0" w:color="auto"/>
        <w:right w:val="none" w:sz="0" w:space="0" w:color="auto"/>
      </w:divBdr>
    </w:div>
    <w:div w:id="147332684">
      <w:bodyDiv w:val="1"/>
      <w:marLeft w:val="0"/>
      <w:marRight w:val="0"/>
      <w:marTop w:val="0"/>
      <w:marBottom w:val="0"/>
      <w:divBdr>
        <w:top w:val="none" w:sz="0" w:space="0" w:color="auto"/>
        <w:left w:val="none" w:sz="0" w:space="0" w:color="auto"/>
        <w:bottom w:val="none" w:sz="0" w:space="0" w:color="auto"/>
        <w:right w:val="none" w:sz="0" w:space="0" w:color="auto"/>
      </w:divBdr>
    </w:div>
    <w:div w:id="365251775">
      <w:bodyDiv w:val="1"/>
      <w:marLeft w:val="0"/>
      <w:marRight w:val="0"/>
      <w:marTop w:val="0"/>
      <w:marBottom w:val="0"/>
      <w:divBdr>
        <w:top w:val="none" w:sz="0" w:space="0" w:color="auto"/>
        <w:left w:val="none" w:sz="0" w:space="0" w:color="auto"/>
        <w:bottom w:val="none" w:sz="0" w:space="0" w:color="auto"/>
        <w:right w:val="none" w:sz="0" w:space="0" w:color="auto"/>
      </w:divBdr>
    </w:div>
    <w:div w:id="518355263">
      <w:bodyDiv w:val="1"/>
      <w:marLeft w:val="0"/>
      <w:marRight w:val="0"/>
      <w:marTop w:val="0"/>
      <w:marBottom w:val="0"/>
      <w:divBdr>
        <w:top w:val="none" w:sz="0" w:space="0" w:color="auto"/>
        <w:left w:val="none" w:sz="0" w:space="0" w:color="auto"/>
        <w:bottom w:val="none" w:sz="0" w:space="0" w:color="auto"/>
        <w:right w:val="none" w:sz="0" w:space="0" w:color="auto"/>
      </w:divBdr>
    </w:div>
    <w:div w:id="582647611">
      <w:bodyDiv w:val="1"/>
      <w:marLeft w:val="0"/>
      <w:marRight w:val="0"/>
      <w:marTop w:val="0"/>
      <w:marBottom w:val="0"/>
      <w:divBdr>
        <w:top w:val="none" w:sz="0" w:space="0" w:color="auto"/>
        <w:left w:val="none" w:sz="0" w:space="0" w:color="auto"/>
        <w:bottom w:val="none" w:sz="0" w:space="0" w:color="auto"/>
        <w:right w:val="none" w:sz="0" w:space="0" w:color="auto"/>
      </w:divBdr>
    </w:div>
    <w:div w:id="615909098">
      <w:bodyDiv w:val="1"/>
      <w:marLeft w:val="0"/>
      <w:marRight w:val="0"/>
      <w:marTop w:val="0"/>
      <w:marBottom w:val="0"/>
      <w:divBdr>
        <w:top w:val="none" w:sz="0" w:space="0" w:color="auto"/>
        <w:left w:val="none" w:sz="0" w:space="0" w:color="auto"/>
        <w:bottom w:val="none" w:sz="0" w:space="0" w:color="auto"/>
        <w:right w:val="none" w:sz="0" w:space="0" w:color="auto"/>
      </w:divBdr>
    </w:div>
    <w:div w:id="753360720">
      <w:bodyDiv w:val="1"/>
      <w:marLeft w:val="0"/>
      <w:marRight w:val="0"/>
      <w:marTop w:val="0"/>
      <w:marBottom w:val="0"/>
      <w:divBdr>
        <w:top w:val="none" w:sz="0" w:space="0" w:color="auto"/>
        <w:left w:val="none" w:sz="0" w:space="0" w:color="auto"/>
        <w:bottom w:val="none" w:sz="0" w:space="0" w:color="auto"/>
        <w:right w:val="none" w:sz="0" w:space="0" w:color="auto"/>
      </w:divBdr>
    </w:div>
    <w:div w:id="928386091">
      <w:bodyDiv w:val="1"/>
      <w:marLeft w:val="0"/>
      <w:marRight w:val="0"/>
      <w:marTop w:val="0"/>
      <w:marBottom w:val="0"/>
      <w:divBdr>
        <w:top w:val="none" w:sz="0" w:space="0" w:color="auto"/>
        <w:left w:val="none" w:sz="0" w:space="0" w:color="auto"/>
        <w:bottom w:val="none" w:sz="0" w:space="0" w:color="auto"/>
        <w:right w:val="none" w:sz="0" w:space="0" w:color="auto"/>
      </w:divBdr>
    </w:div>
    <w:div w:id="1308126467">
      <w:bodyDiv w:val="1"/>
      <w:marLeft w:val="0"/>
      <w:marRight w:val="0"/>
      <w:marTop w:val="0"/>
      <w:marBottom w:val="0"/>
      <w:divBdr>
        <w:top w:val="none" w:sz="0" w:space="0" w:color="auto"/>
        <w:left w:val="none" w:sz="0" w:space="0" w:color="auto"/>
        <w:bottom w:val="none" w:sz="0" w:space="0" w:color="auto"/>
        <w:right w:val="none" w:sz="0" w:space="0" w:color="auto"/>
      </w:divBdr>
    </w:div>
    <w:div w:id="1313485065">
      <w:bodyDiv w:val="1"/>
      <w:marLeft w:val="0"/>
      <w:marRight w:val="0"/>
      <w:marTop w:val="0"/>
      <w:marBottom w:val="0"/>
      <w:divBdr>
        <w:top w:val="none" w:sz="0" w:space="0" w:color="auto"/>
        <w:left w:val="none" w:sz="0" w:space="0" w:color="auto"/>
        <w:bottom w:val="none" w:sz="0" w:space="0" w:color="auto"/>
        <w:right w:val="none" w:sz="0" w:space="0" w:color="auto"/>
      </w:divBdr>
    </w:div>
    <w:div w:id="1401054467">
      <w:bodyDiv w:val="1"/>
      <w:marLeft w:val="0"/>
      <w:marRight w:val="0"/>
      <w:marTop w:val="0"/>
      <w:marBottom w:val="0"/>
      <w:divBdr>
        <w:top w:val="none" w:sz="0" w:space="0" w:color="auto"/>
        <w:left w:val="none" w:sz="0" w:space="0" w:color="auto"/>
        <w:bottom w:val="none" w:sz="0" w:space="0" w:color="auto"/>
        <w:right w:val="none" w:sz="0" w:space="0" w:color="auto"/>
      </w:divBdr>
    </w:div>
    <w:div w:id="1953591333">
      <w:bodyDiv w:val="1"/>
      <w:marLeft w:val="0"/>
      <w:marRight w:val="0"/>
      <w:marTop w:val="0"/>
      <w:marBottom w:val="0"/>
      <w:divBdr>
        <w:top w:val="none" w:sz="0" w:space="0" w:color="auto"/>
        <w:left w:val="none" w:sz="0" w:space="0" w:color="auto"/>
        <w:bottom w:val="none" w:sz="0" w:space="0" w:color="auto"/>
        <w:right w:val="none" w:sz="0" w:space="0" w:color="auto"/>
      </w:divBdr>
    </w:div>
    <w:div w:id="2014412126">
      <w:bodyDiv w:val="1"/>
      <w:marLeft w:val="0"/>
      <w:marRight w:val="0"/>
      <w:marTop w:val="0"/>
      <w:marBottom w:val="0"/>
      <w:divBdr>
        <w:top w:val="none" w:sz="0" w:space="0" w:color="auto"/>
        <w:left w:val="none" w:sz="0" w:space="0" w:color="auto"/>
        <w:bottom w:val="none" w:sz="0" w:space="0" w:color="auto"/>
        <w:right w:val="none" w:sz="0" w:space="0" w:color="auto"/>
      </w:divBdr>
    </w:div>
    <w:div w:id="2042435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10.png"/><Relationship Id="rId26" Type="http://schemas.openxmlformats.org/officeDocument/2006/relationships/hyperlink" Target="https://github.com/MannLabs/alphatims/releases"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s://github.com/MannLabs/alphatims" TargetMode="External"/><Relationship Id="rId42" Type="http://schemas.microsoft.com/office/2007/relationships/hdphoto" Target="media/hdphoto5.wdp"/><Relationship Id="rId47" Type="http://schemas.microsoft.com/office/2007/relationships/hdphoto" Target="media/hdphoto6.wdp"/><Relationship Id="rId50" Type="http://schemas.openxmlformats.org/officeDocument/2006/relationships/image" Target="media/image18.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5.png"/><Relationship Id="rId37" Type="http://schemas.openxmlformats.org/officeDocument/2006/relationships/image" Target="media/image7.png"/><Relationship Id="rId40" Type="http://schemas.microsoft.com/office/2007/relationships/hdphoto" Target="media/hdphoto4.wdp"/><Relationship Id="rId45" Type="http://schemas.openxmlformats.org/officeDocument/2006/relationships/image" Target="media/image15.png"/><Relationship Id="rId53" Type="http://schemas.openxmlformats.org/officeDocument/2006/relationships/footer" Target="footer2.xml"/><Relationship Id="rId11" Type="http://schemas.microsoft.com/office/2018/08/relationships/commentsExtensible" Target="commentsExtensible.xml"/><Relationship Id="rId5" Type="http://schemas.openxmlformats.org/officeDocument/2006/relationships/webSettings" Target="webSettings.xml"/><Relationship Id="rId23" Type="http://schemas.openxmlformats.org/officeDocument/2006/relationships/image" Target="media/image3.png"/><Relationship Id="rId36" Type="http://schemas.microsoft.com/office/2007/relationships/hdphoto" Target="media/hdphoto2.wdp"/><Relationship Id="rId49" Type="http://schemas.microsoft.com/office/2007/relationships/hdphoto" Target="media/hdphoto7.wdp"/><Relationship Id="rId19" Type="http://schemas.openxmlformats.org/officeDocument/2006/relationships/image" Target="media/image12.png"/><Relationship Id="rId31" Type="http://schemas.openxmlformats.org/officeDocument/2006/relationships/hyperlink" Target="https://github.com/MannLabs/alphatims" TargetMode="External"/><Relationship Id="rId44" Type="http://schemas.openxmlformats.org/officeDocument/2006/relationships/image" Target="media/image14.png"/><Relationship Id="rId52"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22" Type="http://schemas.openxmlformats.org/officeDocument/2006/relationships/image" Target="media/image2.png"/><Relationship Id="rId30" Type="http://schemas.openxmlformats.org/officeDocument/2006/relationships/image" Target="media/image11.png"/><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theme" Target="theme/theme1.xml"/><Relationship Id="rId8" Type="http://schemas.openxmlformats.org/officeDocument/2006/relationships/comments" Target="comments.xml"/><Relationship Id="rId51" Type="http://schemas.microsoft.com/office/2007/relationships/hdphoto" Target="media/hdphoto8.wdp"/><Relationship Id="rId3" Type="http://schemas.openxmlformats.org/officeDocument/2006/relationships/styles" Target="styles.xml"/><Relationship Id="rId25" Type="http://schemas.openxmlformats.org/officeDocument/2006/relationships/hyperlink" Target="https://github.com/MannLabs/alphatims/releases" TargetMode="External"/><Relationship Id="rId33" Type="http://schemas.microsoft.com/office/2007/relationships/hdphoto" Target="media/hdphoto1.wdp"/><Relationship Id="rId38" Type="http://schemas.microsoft.com/office/2007/relationships/hdphoto" Target="media/hdphoto3.wdp"/><Relationship Id="rId46" Type="http://schemas.openxmlformats.org/officeDocument/2006/relationships/image" Target="media/image16.png"/><Relationship Id="rId20" Type="http://schemas.openxmlformats.org/officeDocument/2006/relationships/hyperlink" Target="https://github.com/MannLabs/alphatims/releases" TargetMode="External"/><Relationship Id="rId41" Type="http://schemas.openxmlformats.org/officeDocument/2006/relationships/image" Target="media/image9.png"/><Relationship Id="rId5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69166-6E5E-457D-AC5C-7DEB6DF7C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2433</Words>
  <Characters>13874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Voytik, Eugenia</dc:creator>
  <cp:lastModifiedBy>Voytik, Eugenia</cp:lastModifiedBy>
  <cp:revision>2</cp:revision>
  <cp:lastPrinted>2021-03-05T16:24:00Z</cp:lastPrinted>
  <dcterms:created xsi:type="dcterms:W3CDTF">2021-03-11T10:46:00Z</dcterms:created>
  <dcterms:modified xsi:type="dcterms:W3CDTF">2021-03-11T10:46:00Z</dcterms:modified>
</cp:coreProperties>
</file>